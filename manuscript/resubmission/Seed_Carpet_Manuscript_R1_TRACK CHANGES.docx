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1FF9" w14:textId="77777777" w:rsidR="00097897" w:rsidRPr="00150A35" w:rsidRDefault="003D29FB">
      <w:pPr>
        <w:spacing w:after="477" w:line="259" w:lineRule="auto"/>
        <w:ind w:left="0" w:right="203" w:firstLine="0"/>
        <w:jc w:val="center"/>
        <w:rPr>
          <w:rFonts w:ascii="Times New Roman" w:hAnsi="Times New Roman" w:cs="Times New Roman"/>
        </w:rPr>
      </w:pPr>
      <w:r w:rsidRPr="00150A35">
        <w:rPr>
          <w:rFonts w:ascii="Times New Roman" w:hAnsi="Times New Roman" w:cs="Times New Roman"/>
          <w:i/>
        </w:rPr>
        <w:t>Running head: Sullivan et al. Grassland seed rain methods comparison</w:t>
      </w:r>
    </w:p>
    <w:p w14:paraId="4BA8746A" w14:textId="4F411552" w:rsidR="00097897" w:rsidRPr="00150A35" w:rsidRDefault="003D29FB">
      <w:pPr>
        <w:spacing w:after="0" w:line="252" w:lineRule="auto"/>
        <w:ind w:left="49" w:right="224"/>
        <w:jc w:val="center"/>
        <w:rPr>
          <w:rFonts w:ascii="Times New Roman" w:hAnsi="Times New Roman" w:cs="Times New Roman"/>
        </w:rPr>
      </w:pPr>
      <w:r w:rsidRPr="00150A35">
        <w:rPr>
          <w:rFonts w:ascii="Times New Roman" w:hAnsi="Times New Roman" w:cs="Times New Roman"/>
          <w:b/>
          <w:sz w:val="41"/>
        </w:rPr>
        <w:t>Are they two seeds in a pod? Comparing seed rain recovery using artificial grass</w:t>
      </w:r>
      <w:ins w:id="0" w:author="Sullivan, Lauren" w:date="2025-10-24T15:08:00Z" w16du:dateUtc="2025-10-24T19:08:00Z">
        <w:r w:rsidR="008D40B8">
          <w:rPr>
            <w:rFonts w:ascii="Times New Roman" w:hAnsi="Times New Roman" w:cs="Times New Roman"/>
            <w:b/>
            <w:sz w:val="41"/>
          </w:rPr>
          <w:t xml:space="preserve"> carpets</w:t>
        </w:r>
      </w:ins>
    </w:p>
    <w:p w14:paraId="1886E1FF" w14:textId="194C0F23" w:rsidR="00097897" w:rsidRDefault="003D29FB">
      <w:pPr>
        <w:spacing w:after="206" w:line="252" w:lineRule="auto"/>
        <w:ind w:left="49" w:right="225"/>
        <w:jc w:val="center"/>
        <w:rPr>
          <w:ins w:id="1" w:author="Sullivan, Lauren" w:date="2025-10-10T17:49:00Z" w16du:dateUtc="2025-10-10T22:49:00Z"/>
          <w:rFonts w:ascii="Times New Roman" w:hAnsi="Times New Roman" w:cs="Times New Roman"/>
          <w:b/>
          <w:sz w:val="41"/>
        </w:rPr>
      </w:pPr>
      <w:del w:id="2" w:author="Sullivan, Lauren" w:date="2025-10-24T15:07:00Z" w16du:dateUtc="2025-10-24T19:07:00Z">
        <w:r w:rsidRPr="00150A35" w:rsidDel="008D40B8">
          <w:rPr>
            <w:rFonts w:ascii="Times New Roman" w:hAnsi="Times New Roman" w:cs="Times New Roman"/>
            <w:b/>
            <w:sz w:val="41"/>
          </w:rPr>
          <w:delText xml:space="preserve">carpets </w:delText>
        </w:r>
      </w:del>
      <w:ins w:id="3" w:author="Sullivan, Lauren" w:date="2025-10-24T15:07:00Z" w16du:dateUtc="2025-10-24T19:07:00Z">
        <w:r w:rsidR="008D40B8" w:rsidRPr="00150A35">
          <w:rPr>
            <w:rFonts w:ascii="Times New Roman" w:hAnsi="Times New Roman" w:cs="Times New Roman"/>
            <w:b/>
            <w:sz w:val="41"/>
          </w:rPr>
          <w:t xml:space="preserve"> </w:t>
        </w:r>
      </w:ins>
      <w:r w:rsidRPr="00150A35">
        <w:rPr>
          <w:rFonts w:ascii="Times New Roman" w:hAnsi="Times New Roman" w:cs="Times New Roman"/>
          <w:b/>
          <w:sz w:val="41"/>
        </w:rPr>
        <w:t>versus sticky traps in grasslands.</w:t>
      </w:r>
    </w:p>
    <w:p w14:paraId="227A4ECE" w14:textId="77777777" w:rsidR="00137543" w:rsidRPr="00150A35" w:rsidRDefault="00137543">
      <w:pPr>
        <w:spacing w:after="206" w:line="252" w:lineRule="auto"/>
        <w:ind w:left="49" w:right="225"/>
        <w:jc w:val="center"/>
        <w:rPr>
          <w:rFonts w:ascii="Times New Roman" w:hAnsi="Times New Roman" w:cs="Times New Roman"/>
        </w:rPr>
      </w:pPr>
    </w:p>
    <w:p w14:paraId="0998C52A" w14:textId="77777777" w:rsidR="00097897" w:rsidRPr="00150A35" w:rsidRDefault="003D29FB">
      <w:pPr>
        <w:spacing w:after="90" w:line="259" w:lineRule="auto"/>
        <w:ind w:left="2"/>
        <w:rPr>
          <w:rFonts w:ascii="Times New Roman" w:hAnsi="Times New Roman" w:cs="Times New Roman"/>
        </w:rPr>
      </w:pPr>
      <w:r w:rsidRPr="00150A35">
        <w:rPr>
          <w:rFonts w:ascii="Times New Roman" w:hAnsi="Times New Roman" w:cs="Times New Roman"/>
          <w:sz w:val="29"/>
        </w:rPr>
        <w:t>Lauren L. Sullivan</w:t>
      </w:r>
      <w:r w:rsidRPr="00150A35">
        <w:rPr>
          <w:rFonts w:ascii="Times New Roman" w:hAnsi="Times New Roman" w:cs="Times New Roman"/>
          <w:sz w:val="29"/>
          <w:vertAlign w:val="superscript"/>
        </w:rPr>
        <w:t>1,2,3,4</w:t>
      </w:r>
      <w:r w:rsidRPr="00150A35">
        <w:rPr>
          <w:rFonts w:ascii="Times New Roman" w:eastAsia="Calibri" w:hAnsi="Times New Roman" w:cs="Times New Roman"/>
          <w:sz w:val="29"/>
          <w:vertAlign w:val="superscript"/>
        </w:rPr>
        <w:t>†</w:t>
      </w:r>
      <w:r w:rsidRPr="00150A35">
        <w:rPr>
          <w:rFonts w:ascii="Times New Roman" w:hAnsi="Times New Roman" w:cs="Times New Roman"/>
          <w:sz w:val="29"/>
        </w:rPr>
        <w:t>, Melissa H. DeSiervo</w:t>
      </w:r>
      <w:r w:rsidRPr="00150A35">
        <w:rPr>
          <w:rFonts w:ascii="Times New Roman" w:hAnsi="Times New Roman" w:cs="Times New Roman"/>
          <w:sz w:val="29"/>
          <w:vertAlign w:val="superscript"/>
        </w:rPr>
        <w:t>5,6</w:t>
      </w:r>
      <w:r w:rsidRPr="00150A35">
        <w:rPr>
          <w:rFonts w:ascii="Times New Roman" w:hAnsi="Times New Roman" w:cs="Times New Roman"/>
          <w:sz w:val="29"/>
        </w:rPr>
        <w:t>, Larissa M. Kahan</w:t>
      </w:r>
      <w:r w:rsidRPr="00150A35">
        <w:rPr>
          <w:rFonts w:ascii="Times New Roman" w:hAnsi="Times New Roman" w:cs="Times New Roman"/>
          <w:sz w:val="29"/>
          <w:vertAlign w:val="superscript"/>
        </w:rPr>
        <w:t>1,3,4</w:t>
      </w:r>
      <w:r w:rsidRPr="00150A35">
        <w:rPr>
          <w:rFonts w:ascii="Times New Roman" w:hAnsi="Times New Roman" w:cs="Times New Roman"/>
          <w:sz w:val="29"/>
        </w:rPr>
        <w:t>, and</w:t>
      </w:r>
    </w:p>
    <w:p w14:paraId="44D08159" w14:textId="77777777" w:rsidR="00097897" w:rsidRPr="00150A35" w:rsidRDefault="003D29FB">
      <w:pPr>
        <w:spacing w:after="275" w:line="265" w:lineRule="auto"/>
        <w:ind w:left="47" w:right="233"/>
        <w:jc w:val="center"/>
        <w:rPr>
          <w:rFonts w:ascii="Times New Roman" w:hAnsi="Times New Roman" w:cs="Times New Roman"/>
        </w:rPr>
      </w:pPr>
      <w:r w:rsidRPr="00150A35">
        <w:rPr>
          <w:rFonts w:ascii="Times New Roman" w:hAnsi="Times New Roman" w:cs="Times New Roman"/>
          <w:sz w:val="29"/>
        </w:rPr>
        <w:t>Lauren G. Shoemaker</w:t>
      </w:r>
      <w:r w:rsidRPr="00150A35">
        <w:rPr>
          <w:rFonts w:ascii="Times New Roman" w:hAnsi="Times New Roman" w:cs="Times New Roman"/>
          <w:sz w:val="29"/>
          <w:vertAlign w:val="superscript"/>
        </w:rPr>
        <w:t>5</w:t>
      </w:r>
      <w:r w:rsidRPr="00150A35">
        <w:rPr>
          <w:rFonts w:ascii="Times New Roman" w:eastAsia="Calibri" w:hAnsi="Times New Roman" w:cs="Times New Roman"/>
          <w:sz w:val="29"/>
          <w:vertAlign w:val="superscript"/>
        </w:rPr>
        <w:t>‡</w:t>
      </w:r>
    </w:p>
    <w:p w14:paraId="0DFF09CD" w14:textId="77777777" w:rsidR="00097897" w:rsidRPr="00150A35" w:rsidRDefault="003D29FB">
      <w:pPr>
        <w:spacing w:after="36" w:line="265" w:lineRule="auto"/>
        <w:ind w:left="47" w:right="223"/>
        <w:jc w:val="center"/>
        <w:rPr>
          <w:rFonts w:ascii="Times New Roman" w:hAnsi="Times New Roman" w:cs="Times New Roman"/>
        </w:rPr>
      </w:pPr>
      <w:r w:rsidRPr="00150A35">
        <w:rPr>
          <w:rFonts w:ascii="Times New Roman" w:hAnsi="Times New Roman" w:cs="Times New Roman"/>
          <w:sz w:val="29"/>
          <w:vertAlign w:val="superscript"/>
        </w:rPr>
        <w:t>1</w:t>
      </w:r>
      <w:r w:rsidRPr="00150A35">
        <w:rPr>
          <w:rFonts w:ascii="Times New Roman" w:hAnsi="Times New Roman" w:cs="Times New Roman"/>
          <w:sz w:val="29"/>
        </w:rPr>
        <w:t>Department of Plant Biology, Michigan State University, East Lansing, MI, 48824, USA</w:t>
      </w:r>
    </w:p>
    <w:p w14:paraId="0C27C87B" w14:textId="77777777" w:rsidR="00097897" w:rsidRPr="00150A35" w:rsidRDefault="003D29FB">
      <w:pPr>
        <w:spacing w:after="36" w:line="265" w:lineRule="auto"/>
        <w:ind w:left="47" w:right="72"/>
        <w:jc w:val="center"/>
        <w:rPr>
          <w:rFonts w:ascii="Times New Roman" w:hAnsi="Times New Roman" w:cs="Times New Roman"/>
        </w:rPr>
      </w:pPr>
      <w:r w:rsidRPr="00150A35">
        <w:rPr>
          <w:rFonts w:ascii="Times New Roman" w:hAnsi="Times New Roman" w:cs="Times New Roman"/>
          <w:sz w:val="29"/>
          <w:vertAlign w:val="superscript"/>
        </w:rPr>
        <w:t>2</w:t>
      </w:r>
      <w:r w:rsidRPr="00150A35">
        <w:rPr>
          <w:rFonts w:ascii="Times New Roman" w:hAnsi="Times New Roman" w:cs="Times New Roman"/>
          <w:sz w:val="29"/>
        </w:rPr>
        <w:t>W. K. Kellogg Biological Station, Michigan State University, Hickory Corners, MI, 49060, USA</w:t>
      </w:r>
    </w:p>
    <w:p w14:paraId="6D42C357" w14:textId="77777777" w:rsidR="00097897" w:rsidRPr="00150A35" w:rsidRDefault="003D29FB">
      <w:pPr>
        <w:spacing w:after="36" w:line="265" w:lineRule="auto"/>
        <w:ind w:left="47" w:right="222"/>
        <w:jc w:val="center"/>
        <w:rPr>
          <w:rFonts w:ascii="Times New Roman" w:hAnsi="Times New Roman" w:cs="Times New Roman"/>
        </w:rPr>
      </w:pPr>
      <w:r w:rsidRPr="00150A35">
        <w:rPr>
          <w:rFonts w:ascii="Times New Roman" w:hAnsi="Times New Roman" w:cs="Times New Roman"/>
          <w:sz w:val="29"/>
          <w:vertAlign w:val="superscript"/>
        </w:rPr>
        <w:t>3</w:t>
      </w:r>
      <w:r w:rsidRPr="00150A35">
        <w:rPr>
          <w:rFonts w:ascii="Times New Roman" w:hAnsi="Times New Roman" w:cs="Times New Roman"/>
          <w:sz w:val="29"/>
        </w:rPr>
        <w:t>Ecology, Evolution and Behavior Program, Michigan State University, East Lansing, MI, 48824, USA</w:t>
      </w:r>
    </w:p>
    <w:p w14:paraId="354CC456" w14:textId="77777777" w:rsidR="00097897" w:rsidRPr="00150A35" w:rsidRDefault="003D29FB">
      <w:pPr>
        <w:spacing w:after="36" w:line="265" w:lineRule="auto"/>
        <w:ind w:left="47" w:right="222"/>
        <w:jc w:val="center"/>
        <w:rPr>
          <w:rFonts w:ascii="Times New Roman" w:hAnsi="Times New Roman" w:cs="Times New Roman"/>
        </w:rPr>
      </w:pPr>
      <w:r w:rsidRPr="00150A35">
        <w:rPr>
          <w:rFonts w:ascii="Times New Roman" w:hAnsi="Times New Roman" w:cs="Times New Roman"/>
          <w:sz w:val="29"/>
          <w:vertAlign w:val="superscript"/>
        </w:rPr>
        <w:t>4</w:t>
      </w:r>
      <w:r w:rsidRPr="00150A35">
        <w:rPr>
          <w:rFonts w:ascii="Times New Roman" w:hAnsi="Times New Roman" w:cs="Times New Roman"/>
          <w:sz w:val="29"/>
        </w:rPr>
        <w:t>Division of Biological Sciences, University of Missouri, Columbia, MO,</w:t>
      </w:r>
    </w:p>
    <w:p w14:paraId="5D14E817" w14:textId="77777777" w:rsidR="00097897" w:rsidRPr="00150A35" w:rsidRDefault="003D29FB">
      <w:pPr>
        <w:spacing w:after="0" w:line="265" w:lineRule="auto"/>
        <w:ind w:left="47" w:right="223"/>
        <w:jc w:val="center"/>
        <w:rPr>
          <w:rFonts w:ascii="Times New Roman" w:hAnsi="Times New Roman" w:cs="Times New Roman"/>
        </w:rPr>
      </w:pPr>
      <w:r w:rsidRPr="00150A35">
        <w:rPr>
          <w:rFonts w:ascii="Times New Roman" w:hAnsi="Times New Roman" w:cs="Times New Roman"/>
          <w:sz w:val="29"/>
        </w:rPr>
        <w:t>65203, USA</w:t>
      </w:r>
    </w:p>
    <w:p w14:paraId="061893D3" w14:textId="77777777" w:rsidR="00097897" w:rsidRPr="00150A35" w:rsidRDefault="003D29FB">
      <w:pPr>
        <w:spacing w:after="37" w:line="259" w:lineRule="auto"/>
        <w:ind w:left="2"/>
        <w:rPr>
          <w:rFonts w:ascii="Times New Roman" w:hAnsi="Times New Roman" w:cs="Times New Roman"/>
        </w:rPr>
      </w:pPr>
      <w:r w:rsidRPr="00150A35">
        <w:rPr>
          <w:rFonts w:ascii="Times New Roman" w:hAnsi="Times New Roman" w:cs="Times New Roman"/>
          <w:sz w:val="29"/>
          <w:vertAlign w:val="superscript"/>
        </w:rPr>
        <w:t>5</w:t>
      </w:r>
      <w:r w:rsidRPr="00150A35">
        <w:rPr>
          <w:rFonts w:ascii="Times New Roman" w:hAnsi="Times New Roman" w:cs="Times New Roman"/>
          <w:sz w:val="29"/>
        </w:rPr>
        <w:t>Department of Botany, University of Wyoming, Laramie, WY, 82071, USA</w:t>
      </w:r>
    </w:p>
    <w:p w14:paraId="77EBB47B" w14:textId="77777777" w:rsidR="00097897" w:rsidRPr="00150A35" w:rsidRDefault="003D29FB">
      <w:pPr>
        <w:spacing w:after="463" w:line="265" w:lineRule="auto"/>
        <w:ind w:left="47" w:right="222"/>
        <w:jc w:val="center"/>
        <w:rPr>
          <w:rFonts w:ascii="Times New Roman" w:hAnsi="Times New Roman" w:cs="Times New Roman"/>
        </w:rPr>
      </w:pPr>
      <w:r w:rsidRPr="00150A35">
        <w:rPr>
          <w:rFonts w:ascii="Times New Roman" w:hAnsi="Times New Roman" w:cs="Times New Roman"/>
          <w:sz w:val="29"/>
          <w:vertAlign w:val="superscript"/>
        </w:rPr>
        <w:t>6</w:t>
      </w:r>
      <w:r w:rsidRPr="00150A35">
        <w:rPr>
          <w:rFonts w:ascii="Times New Roman" w:hAnsi="Times New Roman" w:cs="Times New Roman"/>
          <w:sz w:val="29"/>
        </w:rPr>
        <w:t>Department of Biology, Union College, Schenectady NY, 12308</w:t>
      </w:r>
    </w:p>
    <w:p w14:paraId="2877C0AE" w14:textId="37A13490" w:rsidR="00097897" w:rsidRPr="00150A35" w:rsidDel="003010EF" w:rsidRDefault="003D29FB">
      <w:pPr>
        <w:spacing w:after="570" w:line="265" w:lineRule="auto"/>
        <w:ind w:left="47" w:right="223"/>
        <w:jc w:val="center"/>
        <w:rPr>
          <w:del w:id="4" w:author="Sullivan, Lauren" w:date="2025-10-08T11:22:00Z" w16du:dateUtc="2025-10-08T16:22:00Z"/>
          <w:rFonts w:ascii="Times New Roman" w:hAnsi="Times New Roman" w:cs="Times New Roman"/>
        </w:rPr>
      </w:pPr>
      <w:del w:id="5" w:author="Sullivan, Lauren" w:date="2025-10-08T11:22:00Z" w16du:dateUtc="2025-10-08T16:22:00Z">
        <w:r w:rsidRPr="00150A35" w:rsidDel="003010EF">
          <w:rPr>
            <w:rFonts w:ascii="Times New Roman" w:hAnsi="Times New Roman" w:cs="Times New Roman"/>
            <w:sz w:val="29"/>
          </w:rPr>
          <w:delText>September 17, 2025</w:delText>
        </w:r>
      </w:del>
    </w:p>
    <w:p w14:paraId="2C2134AD" w14:textId="596C307F" w:rsidR="00097897" w:rsidRPr="00150A35" w:rsidRDefault="003D29FB" w:rsidP="00150A35">
      <w:pPr>
        <w:spacing w:after="10" w:line="269" w:lineRule="auto"/>
        <w:ind w:right="1939"/>
        <w:rPr>
          <w:rFonts w:ascii="Times New Roman" w:hAnsi="Times New Roman" w:cs="Times New Roman"/>
        </w:rPr>
      </w:pPr>
      <w:r w:rsidRPr="00150A35">
        <w:rPr>
          <w:rFonts w:ascii="Times New Roman" w:hAnsi="Times New Roman" w:cs="Times New Roman"/>
          <w:i/>
        </w:rPr>
        <w:t xml:space="preserve">Corresponding Authors: </w:t>
      </w:r>
      <w:r w:rsidRPr="00150A35">
        <w:rPr>
          <w:rFonts w:ascii="Times New Roman" w:eastAsia="Calibri" w:hAnsi="Times New Roman" w:cs="Times New Roman"/>
          <w:vertAlign w:val="superscript"/>
        </w:rPr>
        <w:t>†</w:t>
      </w:r>
      <w:r w:rsidRPr="00150A35">
        <w:rPr>
          <w:rFonts w:ascii="Times New Roman" w:hAnsi="Times New Roman" w:cs="Times New Roman"/>
        </w:rPr>
        <w:t xml:space="preserve">llsull@msu.edu, </w:t>
      </w:r>
      <w:r w:rsidRPr="00150A35">
        <w:rPr>
          <w:rFonts w:ascii="Times New Roman" w:eastAsia="Calibri" w:hAnsi="Times New Roman" w:cs="Times New Roman"/>
          <w:vertAlign w:val="superscript"/>
        </w:rPr>
        <w:t>‡</w:t>
      </w:r>
      <w:r w:rsidRPr="00150A35">
        <w:rPr>
          <w:rFonts w:ascii="Times New Roman" w:hAnsi="Times New Roman" w:cs="Times New Roman"/>
        </w:rPr>
        <w:t xml:space="preserve">lshoema1@uwyo.edu </w:t>
      </w:r>
    </w:p>
    <w:p w14:paraId="6C716327" w14:textId="77777777" w:rsidR="00150A35" w:rsidRPr="00150A35" w:rsidRDefault="00150A35">
      <w:pPr>
        <w:spacing w:after="189" w:line="251" w:lineRule="auto"/>
        <w:ind w:left="-15" w:right="488" w:firstLine="0"/>
        <w:jc w:val="both"/>
        <w:rPr>
          <w:rFonts w:ascii="Times New Roman" w:hAnsi="Times New Roman" w:cs="Times New Roman"/>
          <w:i/>
        </w:rPr>
      </w:pPr>
    </w:p>
    <w:p w14:paraId="4323F32E" w14:textId="77777777" w:rsidR="00150A35" w:rsidRDefault="003D29FB">
      <w:pPr>
        <w:spacing w:after="189" w:line="251" w:lineRule="auto"/>
        <w:ind w:left="-15" w:right="488" w:firstLine="0"/>
        <w:jc w:val="both"/>
        <w:rPr>
          <w:rFonts w:ascii="Times New Roman" w:hAnsi="Times New Roman" w:cs="Times New Roman"/>
        </w:rPr>
      </w:pPr>
      <w:r w:rsidRPr="00150A35">
        <w:rPr>
          <w:rFonts w:ascii="Times New Roman" w:hAnsi="Times New Roman" w:cs="Times New Roman"/>
          <w:i/>
        </w:rPr>
        <w:t xml:space="preserve">Keywords: </w:t>
      </w:r>
      <w:r w:rsidRPr="00150A35">
        <w:rPr>
          <w:rFonts w:ascii="Times New Roman" w:hAnsi="Times New Roman" w:cs="Times New Roman"/>
        </w:rPr>
        <w:t xml:space="preserve">seed arrival, plant ecology, community ecology, methods, artificial grass carpet, sticky traps, seed rain, grasslands </w:t>
      </w:r>
    </w:p>
    <w:p w14:paraId="0934475F" w14:textId="77777777" w:rsidR="003010EF" w:rsidRDefault="003010EF">
      <w:pPr>
        <w:spacing w:after="189" w:line="251" w:lineRule="auto"/>
        <w:ind w:left="-15" w:right="488" w:firstLine="0"/>
        <w:jc w:val="both"/>
        <w:rPr>
          <w:ins w:id="6" w:author="Sullivan, Lauren" w:date="2025-10-08T11:22:00Z" w16du:dateUtc="2025-10-08T16:22:00Z"/>
          <w:rFonts w:ascii="Times New Roman" w:hAnsi="Times New Roman" w:cs="Times New Roman"/>
          <w:i/>
        </w:rPr>
      </w:pPr>
    </w:p>
    <w:p w14:paraId="10EE90C4" w14:textId="54E5A693" w:rsidR="00097897" w:rsidRPr="00150A35" w:rsidRDefault="003D29FB">
      <w:pPr>
        <w:spacing w:after="189" w:line="251" w:lineRule="auto"/>
        <w:ind w:left="-15" w:right="488" w:firstLine="0"/>
        <w:jc w:val="both"/>
        <w:rPr>
          <w:rFonts w:ascii="Times New Roman" w:hAnsi="Times New Roman" w:cs="Times New Roman"/>
        </w:rPr>
      </w:pPr>
      <w:r w:rsidRPr="00150A35">
        <w:rPr>
          <w:rFonts w:ascii="Times New Roman" w:hAnsi="Times New Roman" w:cs="Times New Roman"/>
          <w:i/>
        </w:rPr>
        <w:t>Type of Article: Application Article</w:t>
      </w:r>
    </w:p>
    <w:p w14:paraId="735364E3" w14:textId="77777777" w:rsidR="00150A35" w:rsidRPr="00150A35" w:rsidRDefault="00150A35">
      <w:pPr>
        <w:spacing w:after="160" w:line="278" w:lineRule="auto"/>
        <w:ind w:left="0" w:firstLine="0"/>
        <w:rPr>
          <w:rFonts w:ascii="Times New Roman" w:hAnsi="Times New Roman" w:cs="Times New Roman"/>
          <w:b/>
          <w:sz w:val="34"/>
        </w:rPr>
      </w:pPr>
      <w:r w:rsidRPr="00150A35">
        <w:rPr>
          <w:rFonts w:ascii="Times New Roman" w:hAnsi="Times New Roman" w:cs="Times New Roman"/>
        </w:rPr>
        <w:br w:type="page"/>
      </w:r>
    </w:p>
    <w:p w14:paraId="2B34605C" w14:textId="24949636" w:rsidR="00097897" w:rsidRPr="00150A35" w:rsidRDefault="003D29FB">
      <w:pPr>
        <w:pStyle w:val="Heading1"/>
        <w:spacing w:after="305"/>
        <w:ind w:left="-5"/>
        <w:rPr>
          <w:rFonts w:ascii="Times New Roman" w:hAnsi="Times New Roman" w:cs="Times New Roman"/>
        </w:rPr>
      </w:pPr>
      <w:r w:rsidRPr="00150A35">
        <w:rPr>
          <w:rFonts w:ascii="Times New Roman" w:hAnsi="Times New Roman" w:cs="Times New Roman"/>
        </w:rPr>
        <w:lastRenderedPageBreak/>
        <w:t>ABSTRACT</w:t>
      </w:r>
    </w:p>
    <w:p w14:paraId="136162E5" w14:textId="77777777" w:rsidR="00097897" w:rsidRPr="00150A35" w:rsidRDefault="003D29FB">
      <w:pPr>
        <w:spacing w:after="15"/>
        <w:ind w:left="-5" w:right="182"/>
        <w:rPr>
          <w:rFonts w:ascii="Times New Roman" w:hAnsi="Times New Roman" w:cs="Times New Roman"/>
        </w:rPr>
      </w:pPr>
      <w:r w:rsidRPr="00150A35">
        <w:rPr>
          <w:rFonts w:ascii="Times New Roman" w:hAnsi="Times New Roman" w:cs="Times New Roman"/>
          <w:b/>
        </w:rPr>
        <w:t xml:space="preserve">Premise. </w:t>
      </w:r>
      <w:r w:rsidRPr="00150A35">
        <w:rPr>
          <w:rFonts w:ascii="Times New Roman" w:hAnsi="Times New Roman" w:cs="Times New Roman"/>
        </w:rPr>
        <w:t>Seed dispersal is a critical process for plant community assembly, however natural rates of seed arrival are rarely quantified when compared to other assembly mechanisms, especially in herbaceous communities. This discrepancy arises from the difficulty in recovering small seeds.</w:t>
      </w:r>
    </w:p>
    <w:p w14:paraId="1A1BAAE2" w14:textId="5DD7E05C" w:rsidR="00097897" w:rsidRPr="00150A35" w:rsidRDefault="003D29FB">
      <w:pPr>
        <w:spacing w:after="15"/>
        <w:ind w:left="-5" w:right="254"/>
        <w:rPr>
          <w:rFonts w:ascii="Times New Roman" w:hAnsi="Times New Roman" w:cs="Times New Roman"/>
        </w:rPr>
      </w:pPr>
      <w:r w:rsidRPr="00150A35">
        <w:rPr>
          <w:rFonts w:ascii="Times New Roman" w:hAnsi="Times New Roman" w:cs="Times New Roman"/>
          <w:b/>
        </w:rPr>
        <w:t xml:space="preserve">Methods. </w:t>
      </w:r>
      <w:r w:rsidRPr="00150A35">
        <w:rPr>
          <w:rFonts w:ascii="Times New Roman" w:hAnsi="Times New Roman" w:cs="Times New Roman"/>
        </w:rPr>
        <w:t xml:space="preserve">Here we compare the utility of artificial grass carpet squares (‘artificial grass’) for capturing seed rain to classic ‘sticky trap’ methods. </w:t>
      </w:r>
      <w:del w:id="7" w:author="Sullivan, Lauren" w:date="2025-10-08T11:06:00Z" w16du:dateUtc="2025-10-08T16:06:00Z">
        <w:r w:rsidRPr="00150A35" w:rsidDel="009F4B74">
          <w:rPr>
            <w:rFonts w:ascii="Times New Roman" w:hAnsi="Times New Roman" w:cs="Times New Roman"/>
          </w:rPr>
          <w:delText xml:space="preserve">While artificial grass has been used in Arctic systems, we examine its efficacy in temperate grasslands. </w:delText>
        </w:r>
      </w:del>
      <w:r w:rsidRPr="00150A35">
        <w:rPr>
          <w:rFonts w:ascii="Times New Roman" w:hAnsi="Times New Roman" w:cs="Times New Roman"/>
        </w:rPr>
        <w:t xml:space="preserve">We placed paired sticky traps and artificial grass squares in two grassland ecosystems. We added known numbers of seeds of multiple species to each trap, and recovered seeds at one week, one month and </w:t>
      </w:r>
      <w:proofErr w:type="gramStart"/>
      <w:r w:rsidRPr="00150A35">
        <w:rPr>
          <w:rFonts w:ascii="Times New Roman" w:hAnsi="Times New Roman" w:cs="Times New Roman"/>
        </w:rPr>
        <w:t>two month</w:t>
      </w:r>
      <w:proofErr w:type="gramEnd"/>
      <w:r w:rsidRPr="00150A35">
        <w:rPr>
          <w:rFonts w:ascii="Times New Roman" w:hAnsi="Times New Roman" w:cs="Times New Roman"/>
        </w:rPr>
        <w:t xml:space="preserve"> intervals.</w:t>
      </w:r>
    </w:p>
    <w:p w14:paraId="327762B7" w14:textId="44669322" w:rsidR="00097897" w:rsidRPr="00150A35" w:rsidRDefault="003D29FB">
      <w:pPr>
        <w:spacing w:after="15"/>
        <w:ind w:left="-5" w:right="182"/>
        <w:rPr>
          <w:rFonts w:ascii="Times New Roman" w:hAnsi="Times New Roman" w:cs="Times New Roman"/>
        </w:rPr>
      </w:pPr>
      <w:r w:rsidRPr="00150A35">
        <w:rPr>
          <w:rFonts w:ascii="Times New Roman" w:hAnsi="Times New Roman" w:cs="Times New Roman"/>
          <w:b/>
        </w:rPr>
        <w:t xml:space="preserve">Results. </w:t>
      </w:r>
      <w:r w:rsidRPr="00150A35">
        <w:rPr>
          <w:rFonts w:ascii="Times New Roman" w:hAnsi="Times New Roman" w:cs="Times New Roman"/>
        </w:rPr>
        <w:t xml:space="preserve">We found that </w:t>
      </w:r>
      <w:del w:id="8" w:author="Sullivan, Lauren" w:date="2025-10-24T15:24:00Z" w16du:dateUtc="2025-10-24T19:24:00Z">
        <w:r w:rsidRPr="00150A35" w:rsidDel="0058330E">
          <w:rPr>
            <w:rFonts w:ascii="Times New Roman" w:hAnsi="Times New Roman" w:cs="Times New Roman"/>
          </w:rPr>
          <w:delText xml:space="preserve">while </w:delText>
        </w:r>
      </w:del>
      <w:r w:rsidRPr="00150A35">
        <w:rPr>
          <w:rFonts w:ascii="Times New Roman" w:hAnsi="Times New Roman" w:cs="Times New Roman"/>
        </w:rPr>
        <w:t xml:space="preserve">both trap types lost seeds through time at similar rates, </w:t>
      </w:r>
      <w:del w:id="9" w:author="Sullivan, Lauren" w:date="2025-10-24T15:24:00Z" w16du:dateUtc="2025-10-24T19:24:00Z">
        <w:r w:rsidRPr="00150A35" w:rsidDel="0058330E">
          <w:rPr>
            <w:rFonts w:ascii="Times New Roman" w:hAnsi="Times New Roman" w:cs="Times New Roman"/>
          </w:rPr>
          <w:delText>sticky traps recovered more small seeds while artificial grass recovered more large seeds</w:delText>
        </w:r>
      </w:del>
      <w:ins w:id="10" w:author="Sullivan, Lauren" w:date="2025-10-24T15:24:00Z" w16du:dateUtc="2025-10-24T19:24:00Z">
        <w:r w:rsidR="0058330E">
          <w:rPr>
            <w:rFonts w:ascii="Times New Roman" w:hAnsi="Times New Roman" w:cs="Times New Roman"/>
          </w:rPr>
          <w:t>but each trap type had pros and cons</w:t>
        </w:r>
      </w:ins>
      <w:r w:rsidRPr="00150A35">
        <w:rPr>
          <w:rFonts w:ascii="Times New Roman" w:hAnsi="Times New Roman" w:cs="Times New Roman"/>
        </w:rPr>
        <w:t>. Overall sticky traps retained more seeds</w:t>
      </w:r>
      <w:ins w:id="11" w:author="Sullivan, Lauren" w:date="2025-10-24T15:25:00Z" w16du:dateUtc="2025-10-24T19:25:00Z">
        <w:r w:rsidR="0058330E">
          <w:rPr>
            <w:rFonts w:ascii="Times New Roman" w:hAnsi="Times New Roman" w:cs="Times New Roman"/>
          </w:rPr>
          <w:t xml:space="preserve"> an</w:t>
        </w:r>
      </w:ins>
      <w:ins w:id="12" w:author="Sullivan, Lauren" w:date="2025-10-24T15:26:00Z" w16du:dateUtc="2025-10-24T19:26:00Z">
        <w:r w:rsidR="0058330E">
          <w:rPr>
            <w:rFonts w:ascii="Times New Roman" w:hAnsi="Times New Roman" w:cs="Times New Roman"/>
          </w:rPr>
          <w:t>d thus represented a measure of primary dispersal</w:t>
        </w:r>
      </w:ins>
      <w:r w:rsidRPr="00150A35">
        <w:rPr>
          <w:rFonts w:ascii="Times New Roman" w:hAnsi="Times New Roman" w:cs="Times New Roman"/>
        </w:rPr>
        <w:t>, but recovering seeds was difficult</w:t>
      </w:r>
      <w:del w:id="13" w:author="Sullivan, Lauren" w:date="2025-10-24T15:26:00Z" w16du:dateUtc="2025-10-24T19:26:00Z">
        <w:r w:rsidRPr="00150A35" w:rsidDel="0058330E">
          <w:rPr>
            <w:rFonts w:ascii="Times New Roman" w:hAnsi="Times New Roman" w:cs="Times New Roman"/>
          </w:rPr>
          <w:delText>,</w:delText>
        </w:r>
      </w:del>
      <w:r w:rsidRPr="00150A35">
        <w:rPr>
          <w:rFonts w:ascii="Times New Roman" w:hAnsi="Times New Roman" w:cs="Times New Roman"/>
        </w:rPr>
        <w:t xml:space="preserve"> and</w:t>
      </w:r>
      <w:del w:id="14" w:author="Sullivan, Lauren" w:date="2025-10-24T15:26:00Z" w16du:dateUtc="2025-10-24T19:26:00Z">
        <w:r w:rsidRPr="00150A35" w:rsidDel="0058330E">
          <w:rPr>
            <w:rFonts w:ascii="Times New Roman" w:hAnsi="Times New Roman" w:cs="Times New Roman"/>
          </w:rPr>
          <w:delText xml:space="preserve"> recovery was</w:delText>
        </w:r>
      </w:del>
      <w:r w:rsidRPr="00150A35">
        <w:rPr>
          <w:rFonts w:ascii="Times New Roman" w:hAnsi="Times New Roman" w:cs="Times New Roman"/>
        </w:rPr>
        <w:t xml:space="preserve"> </w:t>
      </w:r>
      <w:ins w:id="15" w:author="Sullivan, Lauren" w:date="2025-10-24T15:26:00Z" w16du:dateUtc="2025-10-24T19:26:00Z">
        <w:r w:rsidR="0058330E">
          <w:rPr>
            <w:rFonts w:ascii="Times New Roman" w:hAnsi="Times New Roman" w:cs="Times New Roman"/>
          </w:rPr>
          <w:t xml:space="preserve">was </w:t>
        </w:r>
      </w:ins>
      <w:r w:rsidRPr="00150A35">
        <w:rPr>
          <w:rFonts w:ascii="Times New Roman" w:hAnsi="Times New Roman" w:cs="Times New Roman"/>
        </w:rPr>
        <w:t xml:space="preserve">hindered by debris stuck to the traps. Alternatively, </w:t>
      </w:r>
      <w:ins w:id="16" w:author="Sullivan, Lauren" w:date="2025-10-24T15:26:00Z" w16du:dateUtc="2025-10-24T19:26:00Z">
        <w:r w:rsidR="0058330E">
          <w:rPr>
            <w:rFonts w:ascii="Times New Roman" w:hAnsi="Times New Roman" w:cs="Times New Roman"/>
          </w:rPr>
          <w:t>artificial grass traps represented effective dispersal because more seeds were lost through time</w:t>
        </w:r>
      </w:ins>
      <w:del w:id="17" w:author="Sullivan, Lauren" w:date="2025-10-24T15:25:00Z" w16du:dateUtc="2025-10-24T19:25:00Z">
        <w:r w:rsidRPr="00150A35" w:rsidDel="0058330E">
          <w:rPr>
            <w:rFonts w:ascii="Times New Roman" w:hAnsi="Times New Roman" w:cs="Times New Roman"/>
          </w:rPr>
          <w:delText xml:space="preserve">seeds </w:delText>
        </w:r>
      </w:del>
      <w:del w:id="18" w:author="Sullivan, Lauren" w:date="2025-10-24T15:26:00Z" w16du:dateUtc="2025-10-24T19:26:00Z">
        <w:r w:rsidRPr="00150A35" w:rsidDel="0058330E">
          <w:rPr>
            <w:rFonts w:ascii="Times New Roman" w:hAnsi="Times New Roman" w:cs="Times New Roman"/>
          </w:rPr>
          <w:delText>recovered from artificial grass</w:delText>
        </w:r>
      </w:del>
      <w:ins w:id="19" w:author="Sullivan, Lauren" w:date="2025-10-24T15:25:00Z" w16du:dateUtc="2025-10-24T19:25:00Z">
        <w:r w:rsidR="0058330E">
          <w:rPr>
            <w:rFonts w:ascii="Times New Roman" w:hAnsi="Times New Roman" w:cs="Times New Roman"/>
          </w:rPr>
          <w:t xml:space="preserve">, </w:t>
        </w:r>
      </w:ins>
      <w:ins w:id="20" w:author="Sullivan, Lauren" w:date="2025-10-24T15:26:00Z" w16du:dateUtc="2025-10-24T19:26:00Z">
        <w:r w:rsidR="0058330E">
          <w:rPr>
            <w:rFonts w:ascii="Times New Roman" w:hAnsi="Times New Roman" w:cs="Times New Roman"/>
          </w:rPr>
          <w:t>but</w:t>
        </w:r>
      </w:ins>
      <w:ins w:id="21" w:author="Sullivan, Lauren" w:date="2025-10-24T15:27:00Z" w16du:dateUtc="2025-10-24T19:27:00Z">
        <w:r w:rsidR="0058330E">
          <w:rPr>
            <w:rFonts w:ascii="Times New Roman" w:hAnsi="Times New Roman" w:cs="Times New Roman"/>
          </w:rPr>
          <w:t xml:space="preserve"> recovered </w:t>
        </w:r>
      </w:ins>
      <w:ins w:id="22" w:author="Sullivan, Lauren" w:date="2025-10-24T15:25:00Z" w16du:dateUtc="2025-10-24T19:25:00Z">
        <w:r w:rsidR="0058330E">
          <w:rPr>
            <w:rFonts w:ascii="Times New Roman" w:hAnsi="Times New Roman" w:cs="Times New Roman"/>
          </w:rPr>
          <w:t>seeds</w:t>
        </w:r>
      </w:ins>
      <w:r w:rsidRPr="00150A35">
        <w:rPr>
          <w:rFonts w:ascii="Times New Roman" w:hAnsi="Times New Roman" w:cs="Times New Roman"/>
        </w:rPr>
        <w:t xml:space="preserve"> could be handled easily and retained for long-term storage</w:t>
      </w:r>
      <w:ins w:id="23" w:author="Sullivan, Lauren" w:date="2025-10-24T15:27:00Z" w16du:dateUtc="2025-10-24T19:27:00Z">
        <w:r w:rsidR="00375537">
          <w:rPr>
            <w:rFonts w:ascii="Times New Roman" w:hAnsi="Times New Roman" w:cs="Times New Roman"/>
          </w:rPr>
          <w:t xml:space="preserve"> and germination</w:t>
        </w:r>
      </w:ins>
      <w:r w:rsidRPr="00150A35">
        <w:rPr>
          <w:rFonts w:ascii="Times New Roman" w:hAnsi="Times New Roman" w:cs="Times New Roman"/>
        </w:rPr>
        <w:t>.</w:t>
      </w:r>
    </w:p>
    <w:p w14:paraId="2912CC51" w14:textId="028714B9" w:rsidR="00097897" w:rsidRPr="00150A35" w:rsidRDefault="003D29FB">
      <w:pPr>
        <w:ind w:left="-5" w:right="182"/>
        <w:rPr>
          <w:rFonts w:ascii="Times New Roman" w:hAnsi="Times New Roman" w:cs="Times New Roman"/>
        </w:rPr>
      </w:pPr>
      <w:r w:rsidRPr="00150A35">
        <w:rPr>
          <w:rFonts w:ascii="Times New Roman" w:hAnsi="Times New Roman" w:cs="Times New Roman"/>
          <w:b/>
        </w:rPr>
        <w:t xml:space="preserve">Discussion. </w:t>
      </w:r>
      <w:r w:rsidRPr="00150A35">
        <w:rPr>
          <w:rFonts w:ascii="Times New Roman" w:hAnsi="Times New Roman" w:cs="Times New Roman"/>
        </w:rPr>
        <w:t>We encourage</w:t>
      </w:r>
      <w:ins w:id="24" w:author="Sullivan, Lauren" w:date="2025-10-10T18:14:00Z" w16du:dateUtc="2025-10-10T23:14:00Z">
        <w:r w:rsidR="005978A1">
          <w:rPr>
            <w:rFonts w:ascii="Times New Roman" w:hAnsi="Times New Roman" w:cs="Times New Roman"/>
          </w:rPr>
          <w:t xml:space="preserve"> </w:t>
        </w:r>
      </w:ins>
      <w:ins w:id="25" w:author="Sullivan, Lauren" w:date="2025-10-10T18:15:00Z" w16du:dateUtc="2025-10-10T23:15:00Z">
        <w:r w:rsidR="005978A1">
          <w:rPr>
            <w:rFonts w:ascii="Times New Roman" w:hAnsi="Times New Roman" w:cs="Times New Roman"/>
          </w:rPr>
          <w:t>the broad adoption of seed rain studies</w:t>
        </w:r>
      </w:ins>
      <w:del w:id="26" w:author="Sullivan, Lauren" w:date="2025-10-10T18:15:00Z" w16du:dateUtc="2025-10-10T23:15:00Z">
        <w:r w:rsidRPr="00150A35" w:rsidDel="005978A1">
          <w:rPr>
            <w:rFonts w:ascii="Times New Roman" w:hAnsi="Times New Roman" w:cs="Times New Roman"/>
          </w:rPr>
          <w:delText xml:space="preserve"> artificial grass traps for broad adoption of measuring seed rain in grasslands</w:delText>
        </w:r>
      </w:del>
      <w:r w:rsidRPr="00150A35">
        <w:rPr>
          <w:rFonts w:ascii="Times New Roman" w:hAnsi="Times New Roman" w:cs="Times New Roman"/>
        </w:rPr>
        <w:t xml:space="preserve"> to increase links between theoretical and empirical community ecology.</w:t>
      </w:r>
      <w:ins w:id="27" w:author="Sullivan, Lauren" w:date="2025-10-10T18:15:00Z" w16du:dateUtc="2025-10-10T23:15:00Z">
        <w:r w:rsidR="005978A1">
          <w:rPr>
            <w:rFonts w:ascii="Times New Roman" w:hAnsi="Times New Roman" w:cs="Times New Roman"/>
          </w:rPr>
          <w:t xml:space="preserve"> Both sticky traps and artificial grass traps provide ways to measure seed rain in </w:t>
        </w:r>
        <w:proofErr w:type="gramStart"/>
        <w:r w:rsidR="005978A1">
          <w:rPr>
            <w:rFonts w:ascii="Times New Roman" w:hAnsi="Times New Roman" w:cs="Times New Roman"/>
          </w:rPr>
          <w:t>grasslands</w:t>
        </w:r>
      </w:ins>
      <w:ins w:id="28" w:author="Sullivan, Lauren" w:date="2025-10-10T18:16:00Z" w16du:dateUtc="2025-10-10T23:16:00Z">
        <w:r w:rsidR="00422000">
          <w:rPr>
            <w:rFonts w:ascii="Times New Roman" w:hAnsi="Times New Roman" w:cs="Times New Roman"/>
          </w:rPr>
          <w:t>, but</w:t>
        </w:r>
        <w:proofErr w:type="gramEnd"/>
        <w:r w:rsidR="00422000">
          <w:rPr>
            <w:rFonts w:ascii="Times New Roman" w:hAnsi="Times New Roman" w:cs="Times New Roman"/>
          </w:rPr>
          <w:t xml:space="preserve"> vary in the kinds of information they provide</w:t>
        </w:r>
      </w:ins>
      <w:ins w:id="29" w:author="Sullivan, Lauren" w:date="2025-10-10T18:15:00Z" w16du:dateUtc="2025-10-10T23:15:00Z">
        <w:r w:rsidR="005978A1">
          <w:rPr>
            <w:rFonts w:ascii="Times New Roman" w:hAnsi="Times New Roman" w:cs="Times New Roman"/>
          </w:rPr>
          <w:t>.</w:t>
        </w:r>
      </w:ins>
    </w:p>
    <w:p w14:paraId="7A507699" w14:textId="77777777" w:rsidR="002A7716" w:rsidRDefault="002A7716">
      <w:pPr>
        <w:spacing w:after="160" w:line="278" w:lineRule="auto"/>
        <w:ind w:left="0" w:firstLine="0"/>
        <w:rPr>
          <w:rFonts w:ascii="Times New Roman" w:hAnsi="Times New Roman" w:cs="Times New Roman"/>
          <w:b/>
          <w:sz w:val="34"/>
        </w:rPr>
      </w:pPr>
      <w:r>
        <w:rPr>
          <w:rFonts w:ascii="Times New Roman" w:hAnsi="Times New Roman" w:cs="Times New Roman"/>
        </w:rPr>
        <w:br w:type="page"/>
      </w:r>
    </w:p>
    <w:p w14:paraId="5134FDFD" w14:textId="2812F512" w:rsidR="00097897" w:rsidRPr="00150A35" w:rsidRDefault="003D29FB">
      <w:pPr>
        <w:pStyle w:val="Heading1"/>
        <w:ind w:left="-5"/>
        <w:rPr>
          <w:rFonts w:ascii="Times New Roman" w:hAnsi="Times New Roman" w:cs="Times New Roman"/>
        </w:rPr>
      </w:pPr>
      <w:r w:rsidRPr="00150A35">
        <w:rPr>
          <w:rFonts w:ascii="Times New Roman" w:hAnsi="Times New Roman" w:cs="Times New Roman"/>
        </w:rPr>
        <w:lastRenderedPageBreak/>
        <w:t>INTRODUCTION</w:t>
      </w:r>
    </w:p>
    <w:p w14:paraId="0893985B" w14:textId="1CD1EACA" w:rsidR="00410789" w:rsidRDefault="003D29FB" w:rsidP="00AC4538">
      <w:pPr>
        <w:spacing w:after="0"/>
        <w:ind w:left="-5" w:right="182" w:firstLine="725"/>
        <w:rPr>
          <w:rFonts w:ascii="Times New Roman" w:hAnsi="Times New Roman" w:cs="Times New Roman"/>
        </w:rPr>
      </w:pPr>
      <w:r w:rsidRPr="00150A35">
        <w:rPr>
          <w:rFonts w:ascii="Times New Roman" w:hAnsi="Times New Roman" w:cs="Times New Roman"/>
        </w:rPr>
        <w:t>Dispersal is a critical process that structures populations and communities, linking local patch-scale dynamics to regional landscape</w:t>
      </w:r>
      <w:ins w:id="30" w:author="Sullivan, Lauren" w:date="2025-10-10T18:17:00Z" w16du:dateUtc="2025-10-10T23:17:00Z">
        <w:r w:rsidR="006F1C86">
          <w:rPr>
            <w:rFonts w:ascii="Times New Roman" w:hAnsi="Times New Roman" w:cs="Times New Roman"/>
          </w:rPr>
          <w:t>-</w:t>
        </w:r>
      </w:ins>
      <w:del w:id="31" w:author="Sullivan, Lauren" w:date="2025-10-10T18:17:00Z" w16du:dateUtc="2025-10-10T23:17:00Z">
        <w:r w:rsidRPr="00150A35" w:rsidDel="006F1C86">
          <w:rPr>
            <w:rFonts w:ascii="Times New Roman" w:hAnsi="Times New Roman" w:cs="Times New Roman"/>
          </w:rPr>
          <w:delText xml:space="preserve"> </w:delText>
        </w:r>
      </w:del>
      <w:r w:rsidRPr="00150A35">
        <w:rPr>
          <w:rFonts w:ascii="Times New Roman" w:hAnsi="Times New Roman" w:cs="Times New Roman"/>
        </w:rPr>
        <w:t>level processes</w:t>
      </w:r>
      <w:r w:rsidR="00EE78D9">
        <w:rPr>
          <w:rFonts w:ascii="Times New Roman" w:hAnsi="Times New Roman" w:cs="Times New Roman"/>
        </w:rPr>
        <w:t xml:space="preserve"> </w:t>
      </w:r>
      <w:r w:rsidR="00EE78D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{"citationID":"vIvEGi4r","properties":{"formattedCitation":"(Amarasekare, 2003; Snyder and Chesson, 2003; Leibold and Chase, 2018)","plainCitation":"(Amarasekare, 2003; Snyder and Chesson, 2003; Leibold and Chase, 2018)","noteIndex":0},"citationItems":[{"id":2404,"uris":["http://zotero.org/users/13713228/items/9IGE6A3L"],"itemData":{"id":2404,"type":"article-journal","container-title":"Ecology Letters","DOI":"10.1046/j.1461-0248.2003.00530.x","ISSN":"1461023X","issue":"12","note":"Citation Key: Amarasekare2003","page":"1109-1122","title":"Competitive coexistence in spatially structured environments: a synthesis","volume":"6","author":[{"family":"Amarasekare","given":"Priyanga"}],"issued":{"date-parts":[["2003",10,13]]}}},{"id":4773,"uris":["http://zotero.org/users/13713228/items/BUWU7EHW"],"itemData":{"id":4773,"type":"book","publisher":"Vol. 59. Princeton University Press","title":"Metacommunity Ecology","author":[{"family":"Leibold","given":"Mathew A."},{"family":"Chase","given":"Jonathan M."}],"issued":{"date-parts":[["2018"]]}}},{"id":7275,"uris":["http://zotero.org/users/13713228/items/PR3SG6UR"],"itemData":{"id":7275,"type":"article-journal","abstract":"In the presence of permanent spatial heterogeneity, local dispersal, especially short-range dispersal, can facilitate coexistence by concentrating low-density species in the areas where their rates of increase are higher. We present a framework for predicting the effects of local dispersal on coexistence for arbitrary forms of dispersal and arbitrary spatial patterns of environmental variation. Using the lottery model as an example, we find that local dispersal contributes to coexistence by enhancing the effects of environmental variation on scales longer than typical dispersal distances, which can be characterized solely by the variance of the dispersal kernel. Higher moments of the dispersal kernel are not important.","container-title":"Ecology Letters","DOI":"10.1046/j.1461-0248.2003.00434.x","ISSN":"1461-0248","issue":"4","language":"en","note":"_eprint: https://onlinelibrary.wiley.com/doi/pdf/10.1046/j.1461-0248.2003.00434.x","page":"301-309","source":"Wiley Online Library","title":"Local dispersal can facilitate coexistence in the presence of permanent spatial heterogeneity","volume":"6","author":[{"family":"Snyder","given":"Robin E."},{"family":"Chesson","given":"Peter"}],"issued":{"date-parts":[["2003"]]}}}],"schema":"https://github.com/citation-style-language/schema/raw/master/csl-citation.json"} </w:instrText>
      </w:r>
      <w:r w:rsidR="00EE78D9">
        <w:rPr>
          <w:rFonts w:ascii="Times New Roman" w:hAnsi="Times New Roman" w:cs="Times New Roman"/>
        </w:rPr>
        <w:fldChar w:fldCharType="separate"/>
      </w:r>
      <w:r w:rsidR="00AC4538">
        <w:rPr>
          <w:rFonts w:ascii="Times New Roman" w:hAnsi="Times New Roman" w:cs="Times New Roman"/>
          <w:noProof/>
        </w:rPr>
        <w:t>(Amarasekare, 2003; Snyder and Chesson, 2003; Leibold and Chase, 2018)</w:t>
      </w:r>
      <w:r w:rsidR="00EE78D9">
        <w:rPr>
          <w:rFonts w:ascii="Times New Roman" w:hAnsi="Times New Roman" w:cs="Times New Roman"/>
        </w:rPr>
        <w:fldChar w:fldCharType="end"/>
      </w:r>
      <w:r w:rsidR="002A7716">
        <w:rPr>
          <w:rFonts w:ascii="Times New Roman" w:hAnsi="Times New Roman" w:cs="Times New Roman"/>
        </w:rPr>
        <w:t xml:space="preserve">. </w:t>
      </w:r>
      <w:r w:rsidRPr="00150A35">
        <w:rPr>
          <w:rFonts w:ascii="Times New Roman" w:hAnsi="Times New Roman" w:cs="Times New Roman"/>
        </w:rPr>
        <w:t xml:space="preserve">Within </w:t>
      </w:r>
      <w:del w:id="32" w:author="Sullivan, Lauren" w:date="2025-10-27T14:25:00Z" w16du:dateUtc="2025-10-27T18:25:00Z">
        <w:r w:rsidRPr="00150A35" w:rsidDel="008B6ECC">
          <w:rPr>
            <w:rFonts w:ascii="Times New Roman" w:hAnsi="Times New Roman" w:cs="Times New Roman"/>
          </w:rPr>
          <w:delText xml:space="preserve">vegetative </w:delText>
        </w:r>
      </w:del>
      <w:ins w:id="33" w:author="Sullivan, Lauren" w:date="2025-10-27T14:25:00Z" w16du:dateUtc="2025-10-27T18:25:00Z">
        <w:r w:rsidR="008B6ECC">
          <w:rPr>
            <w:rFonts w:ascii="Times New Roman" w:hAnsi="Times New Roman" w:cs="Times New Roman"/>
          </w:rPr>
          <w:t>plant</w:t>
        </w:r>
        <w:r w:rsidR="008B6ECC" w:rsidRPr="00150A35">
          <w:rPr>
            <w:rFonts w:ascii="Times New Roman" w:hAnsi="Times New Roman" w:cs="Times New Roman"/>
          </w:rPr>
          <w:t xml:space="preserve"> </w:t>
        </w:r>
      </w:ins>
      <w:r w:rsidRPr="00150A35">
        <w:rPr>
          <w:rFonts w:ascii="Times New Roman" w:hAnsi="Times New Roman" w:cs="Times New Roman"/>
        </w:rPr>
        <w:t>communities, seed dispersal is one of the primary mechanisms of arrival to new habitats, allowing species to track changing environmental conditions and promoting landscape connectivity</w:t>
      </w:r>
      <w:r w:rsidR="002A7716">
        <w:rPr>
          <w:rFonts w:ascii="Times New Roman" w:hAnsi="Times New Roman" w:cs="Times New Roman"/>
        </w:rPr>
        <w:t xml:space="preserve"> </w:t>
      </w:r>
      <w:r w:rsidR="002A7716">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{"citationID":"mFM7AuHt","properties":{"formattedCitation":"(Cubi\\uc0\\u241{}a and Aide, 2001; Simberloff, 2009; Beckman and Sullivan, 2023)","plainCitation":"(Cubiña and Aide, 2001; Simberloff, 2009; Beckman and Sullivan, 2023)","noteIndex":0},"citationItems":[{"id":6410,"uris":["http://zotero.org/users/13713228/items/ZP8CEU8E"],"itemData":{"id":6410,"type":"article-journal","abstract":"Seed dispersal, or the movement of diaspores away from the parent location , is a multiscale, multipartner process that depends on the interaction of plant life history with vector movement and the environment. Seed dispersal underpins many important plant ecological and evolutionary processes such as gene flow, population dynamics, range expansion, and diversity. We review exciting new directions that the field of seed dispersal ecology and evolution has taken over the past 40 years. We provide an overview of the ultimate causes of dispersal and the consequences of this important process for plant population and community dynamics. We also discuss several emergent unifying frameworks that are being used to study dispersal and describe how they can be integrated to provide a more mechanistic understanding of dispersal. 403","container-title":"Annu. Rev. Ecol. Evol. Syst. 2023","DOI":"10.1146/annurev-ecolsys-102320","page":"2023","title":"The Causes and Consequences of Seed Dispersal","volume":"54","author":[{"family":"Beckman","given":"Noelle G"},{"family":"Sullivan","given":"Lauren L"}],"issued":{"date-parts":[["2023"]]}}},{"id":7278,"uris":["http://zotero.org/users/13713228/items/ED4NYF4S"],"itemData":{"id":7278,"type":"article-journal","abstract":"Although lack of seeds can limit forest recovery in abandoned agricultural lands, few studies have documented the patterns of seed rain and soil seed bank in active pastures. To determine if lack of seeds is a limiting factor, we studied the woody species composition of the seed rain and soil seed bank in an active pasture in Barranquitas, Puerto Rico. In addition, fruit production of 43 common shrub and tree species was monitored in the surrounding secondary forest. Seed rain was monitored for one year at -2, 0, 2, 4, 8, 16, and 32 m from the forest edge along six transects. The soil seed bank was sampled in January/February 1995 and October/November 1995 at the same distances from the forest edge along ten transects. Of the 35 species that produced fruits in the forest, 14 species were detected in the seed rain study and only 0.3 percent of the seeds and 3 species dispersed to more than 4 m from the forest edge. Two of the three species were dispersed by wind. The seed bank study showed a similar pattern with a dramatic decrease in seedling density and species richness with distance from the forest edge. More than 50 percent of the seedlings in the seed bank study were Trema lamarckianum. This study demonstrated that few seeds disperse into the pastures and even when a rare dispersal event occurs, species do not accumulate because of short-term seed viability and, possibly, high seed predation. Studies of early secondary forest regeneration have shown that in some cases, forest can recover rapidly in abandoned agricultural lands; but our results suggest that only a small subset of the forest species will contribute to the initial recovery process. RESUMES A pesar de que la falta de semillas puede limitar la recuperación de bosques en tierras agrícolas abandonadas, pocos estudios han documentado el partón de la lluvia y banco de semillas en pastizales activos. Con el fin de determinar si la falta de semillas es un factor limitante, estudiamos la composición de especies leñosas de la lluvia de semillas y el banco de semillas del suelo en un pastizal activo en Barranquitas, Puerto Rico. Además, se monitoreó la producción de frutos de 43 especies comunes de arbustos y árboles en el bosque secundario aledańo al pastizal. La lluvia de semillas se monitoreó por un año a -2, 0, 2, 4, 8, 16 y 32 m del borde del bosque a lo largo de seis transectos. El banco de semillas del suelo se muestreó en enero/febrero 1995 y octubre/noviembre 1995 a las mismas distancias del borde del bosque a lo largo de diez transectos. De las 35 especies que produjeron frutos en el bosque, 14 especies se detectaron en el estudio de la lluvia de semillas y sólo un 0.3 por ciento de las semillas y 3 especies lograron dispersarse más de 4 m del borde del bosque. Dos de las tres especies son dispersadas por el viento. Se observó un partón similar en el estudio del banco de semillas del suelo con un marcado descenso en la densidad de plántulas y riqueza de especies a mayor distancia del borde del bosque. Más del 50 por ciento de las plántulas en el estudio del banco de semillas eran de Trema lamarckianum. Este estudio demuestra que pocas semillas son dispersadas al pastizal y aún cuando un evento de dispersión ocurre, no se acumulan porque pierden viabilidad rápidamente y pueden sufrir altos niveles de depredación. Estudios sobre sucesión secundaria temprana demuestran que en algunos casos el bosque se recupera rápidamente en terrenos agricolas abandonados, pero nuestros resultados sugieren que solo un pequeño subgrupo de las especies del bosque contribuirán al proceso de recuperación inicial.","container-title":"Biotropica","DOI":"10.1111/j.1744-7429.2001.tb00177.x","ISSN":"1744-7429","issue":"2","language":"en","note":"_eprint: https://onlinelibrary.wiley.com/doi/pdf/10.1111/j.1744-7429.2001.tb00177.x","page":"260-267","source":"Wiley Online Library","title":"The Effect of Distance from Forest Edge on Seed Rain and Soil Seed Bank in a Tropical Pasture","volume":"33","author":[{"family":"Cubiña","given":"Alejandro"},{"family":"Aide","given":"T. Mitchell"}],"issued":{"date-parts":[["2001"]]}}},{"id":2826,"uris":["http://zotero.org/users/13713228/items/DAXC4DFU"],"itemData":{"id":2826,"type":"article-journal","container-title":"Annual Review of Ecology, Evolution, and Systematics","DOI":"10.1146/annurev.ecolsys.110308.120304","ISSN":"1543-592X","issue":"1","note":"Citation Key: Simberloff2009","page":"81-102","title":"The role of propagule pressure in biological invasions","volume":"40","author":[{"family":"Simberloff","given":"Daniel"}],"issued":{"date-parts":[["2009",12]]}}}],"schema":"https://github.com/citation-style-language/schema/raw/master/csl-citation.json"} </w:instrText>
      </w:r>
      <w:r w:rsidR="002A7716">
        <w:rPr>
          <w:rFonts w:ascii="Times New Roman" w:hAnsi="Times New Roman" w:cs="Times New Roman"/>
        </w:rPr>
        <w:fldChar w:fldCharType="separate"/>
      </w:r>
      <w:r w:rsidR="00AC4538" w:rsidRPr="00AC4538">
        <w:rPr>
          <w:rFonts w:ascii="Times New Roman" w:eastAsiaTheme="minorEastAsia" w:hAnsi="Times New Roman" w:cs="Times New Roman"/>
          <w:kern w:val="0"/>
        </w:rPr>
        <w:t>(Cubiña and Aide, 2001; Simberloff, 2009; Beckman and Sullivan, 2023)</w:t>
      </w:r>
      <w:r w:rsidR="002A7716">
        <w:rPr>
          <w:rFonts w:ascii="Times New Roman" w:hAnsi="Times New Roman" w:cs="Times New Roman"/>
        </w:rPr>
        <w:fldChar w:fldCharType="end"/>
      </w:r>
      <w:r w:rsidRPr="00150A35">
        <w:rPr>
          <w:rFonts w:ascii="Times New Roman" w:hAnsi="Times New Roman" w:cs="Times New Roman"/>
        </w:rPr>
        <w:t>. Dispersal also plays a critical role in assembly and long-term diversity patterns, such as maintaining source-sink dynamics</w:t>
      </w:r>
      <w:r w:rsidR="003665C2">
        <w:rPr>
          <w:rFonts w:ascii="Times New Roman" w:hAnsi="Times New Roman" w:cs="Times New Roman"/>
        </w:rPr>
        <w:t xml:space="preserve"> </w:t>
      </w:r>
      <w:r w:rsidR="003665C2">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{"citationID":"UkvLv0zq","properties":{"formattedCitation":"(Mouquet and Loreau, 2003; Craig et al., 2025)","plainCitation":"(Mouquet and Loreau, 2003; Craig et al., 2025)","noteIndex":0},"citationItems":[{"id":7283,"uris":["http://zotero.org/users/13713228/items/TC3557YJ"],"itemData":{"id":7283,"type":"article-journal","abstract":"For decades, community ecologists have examined how diversity varies with ecosystem productivity. Despite this long history, tests of hypothesized mechanisms, namely the interplay between environmental filtering, biotic interactions, and dispersal, are lacking, largely due to the intractability of using traditional approaches. Across a productivity gradient in a serpentine grassland (California, USA), for four annual plant species, we coupled local productivity estimates, occupancy surveys, and measures of persistence tested on transplants under natural conditions and when interactions with neighbors were experimentally reduced. We found a positive effect of productivity on diversity (i.e., the proportion of our focal species occupying a location) despite strong competition limiting species persistence in productive environments. Additionally, across species and for the community, we found a strong mismatch between species occupancy versus persistence, largely due to dispersal excess causing sink populations with negative growth rates. Our results suggest that diversity–productivity relationships can be largely driven by dispersal and its interactive effects with local biotic and abiotic conditions.","container-title":"Ecology","DOI":"10.1002/ecy.70089","ISSN":"1939-9170","issue":"4","language":"en","note":"_eprint: https://esajournals.onlinelibrary.wiley.com/doi/pdf/10.1002/ecy.70089","page":"e70089","source":"Wiley Online Library","title":"Species occupancy is inflated by sink populations in productive environments but not unproductive environments","volume":"106","author":[{"family":"Craig","given":"Emilie F."},{"family":"Szojka","given":"Megan"},{"family":"Germain","given":"Rachel M."},{"family":"Shoemaker","given":"Lauren G."}],"issued":{"date-parts":[["2025"]]}}},{"id":7290,"uris":["http://zotero.org/users/13713228/items/MSNQMH8X"],"itemData":{"id":7290,"type":"article-journal","abstract":"We present a model of a source-sink competitive metacommunity, deﬁned as a regional set of communities in which local diversity is maintained by dispersal. Although the conditions of local and regional coexistence have been well deﬁned in such systems, no study has attempted to provide clear predictions of classical community-wide patterns. Here we provide predictions for species richness, species relative abundances, and community-level functional properties (productivity and space occupation) at the local and regional scales as functions of the proportion of dispersal between communities. Local (a) diversity is maximal at an intermediate level of dispersal, whereas between-community (b) and regional (g) diversity decline as dispersal increases because of increased homogenization of the metacommunity. The relationships between local and regional species richness and the species rank abundance distributions are strongly affected by the level of dispersal. Local productivity and space occupation tend to decline as dispersal increases, resulting in either a hump-shaped or a positive relationship between species richness and productivity, depending on the scale considered (local or regional). These effects of dispersal are buffered by decreasing species dispersal success. Our results provide a niche-based alternative to the recent neutral-metacommunity model and have important implications for conservation biology and landscape management.","container-title":"The American Naturalist","DOI":"10.1086/378857","ISSN":"0003-0147, 1537-5323","issue":"5","journalAbbreviation":"The American Naturalist","language":"en","page":"544-557","source":"DOI.org (Crossref)","title":"Community Patterns in Source‐Sink Metacommunities","volume":"162","author":[{"family":"Mouquet","given":"Nicolas"},{"family":"Loreau","given":"Michel"}],"issued":{"date-parts":[["2003",11]]}}}],"schema":"https://github.com/citation-style-language/schema/raw/master/csl-citation.json"} </w:instrText>
      </w:r>
      <w:r w:rsidR="003665C2">
        <w:rPr>
          <w:rFonts w:ascii="Times New Roman" w:hAnsi="Times New Roman" w:cs="Times New Roman"/>
        </w:rPr>
        <w:fldChar w:fldCharType="separate"/>
      </w:r>
      <w:r w:rsidR="00AC4538">
        <w:rPr>
          <w:rFonts w:ascii="Times New Roman" w:eastAsiaTheme="minorEastAsia" w:hAnsi="Times New Roman" w:cs="Times New Roman"/>
          <w:kern w:val="0"/>
        </w:rPr>
        <w:t>(Mouquet and Loreau, 2003; Craig et al., 2025)</w:t>
      </w:r>
      <w:r w:rsidR="003665C2">
        <w:rPr>
          <w:rFonts w:ascii="Times New Roman" w:hAnsi="Times New Roman" w:cs="Times New Roman"/>
        </w:rPr>
        <w:fldChar w:fldCharType="end"/>
      </w:r>
      <w:r w:rsidRPr="00150A35">
        <w:rPr>
          <w:rFonts w:ascii="Times New Roman" w:hAnsi="Times New Roman" w:cs="Times New Roman"/>
        </w:rPr>
        <w:t>, allowing long-term species co-existence</w:t>
      </w:r>
      <w:r w:rsidR="003665C2">
        <w:rPr>
          <w:rFonts w:ascii="Times New Roman" w:hAnsi="Times New Roman" w:cs="Times New Roman"/>
        </w:rPr>
        <w:t xml:space="preserve"> </w:t>
      </w:r>
      <w:r w:rsidR="003665C2">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{"citationID":"FTyNgAuA","properties":{"formattedCitation":"(Snyder and Chesson, 2003; Berkley et al., 2010)","plainCitation":"(Snyder and Chesson, 2003; Berkley et al., 2010)","noteIndex":0},"citationItems":[{"id":7291,"uris":["http://zotero.org/users/13713228/items/PKEJIWYI"],"itemData":{"id":7291,"type":"article-journal","abstract":"Ecology Letters (2010) 13: 360–371 Abstract Several recent advances in coexistence theory emphasize the importance of space and dispersal, but focus on average dispersal rates and require spatial heterogeneity, spatio-temporal variability or dispersal-competition tradeoffs to allow coexistence. We analyse a model with stochastic juvenile dispersal (driven by turbulent flow in the coastal ocean) and show that a low-productivity species can coexist with a high-productivity species by having dispersal patterns sufficiently uncorrelated from those of its competitor, even though, on average, dispersal statistics are identical and subsequent demography and competition is spatially homogeneous. This produces a spatial storage effect, with an ephemeral partitioning of a ‘spatial niche’, and is the first demonstration of a physical mechanism for a pure spatiotemporal environmental response. ‘Turbulent coexistence’ is widely applicable to marine species with pelagic larval dispersal and relatively sessile adult life stages (and perhaps some wind-dispersed species) and complements other spatial and temporal storage effects previously documented for such species.","container-title":"Ecology Letters","DOI":"10.1111/j.1461-0248.2009.01427.x","ISSN":"1461-0248","issue":"3","language":"en","note":"_eprint: https://onlinelibrary.wiley.com/doi/pdf/10.1111/j.1461-0248.2009.01427.x","page":"360-371","source":"Wiley Online Library","title":"Turbulent dispersal promotes species coexistence","volume":"13","author":[{"family":"Berkley","given":"Heather A."},{"family":"Kendall","given":"Bruce E."},{"family":"Mitarai","given":"Satoshi"},{"family":"Siegel","given":"David A."}],"issued":{"date-parts":[["2010"]]}}},{"id":7275,"uris":["http://zotero.org/users/13713228/items/PR3SG6UR"],"itemData":{"id":7275,"type":"article-journal","abstract":"In the presence of permanent spatial heterogeneity, local dispersal, especially short-range dispersal, can facilitate coexistence by concentrating low-density species in the areas where their rates of increase are higher. We present a framework for predicting the effects of local dispersal on coexistence for arbitrary forms of dispersal and arbitrary spatial patterns of environmental variation. Using the lottery model as an example, we find that local dispersal contributes to coexistence by enhancing the effects of environmental variation on scales longer than typical dispersal distances, which can be characterized solely by the variance of the dispersal kernel. Higher moments of the dispersal kernel are not important.","container-title":"Ecology Letters","DOI":"10.1046/j.1461-0248.2003.00434.x","ISSN":"1461-0248","issue":"4","language":"en","note":"_eprint: https://onlinelibrary.wiley.com/doi/pdf/10.1046/j.1461-0248.2003.00434.x","page":"301-309","source":"Wiley Online Library","title":"Local dispersal can facilitate coexistence in the presence of permanent spatial heterogeneity","volume":"6","author":[{"family":"Snyder","given":"Robin E."},{"family":"Chesson","given":"Peter"}],"issued":{"date-parts":[["2003"]]}}}],"schema":"https://github.com/citation-style-language/schema/raw/master/csl-citation.json"} </w:instrText>
      </w:r>
      <w:r w:rsidR="003665C2">
        <w:rPr>
          <w:rFonts w:ascii="Times New Roman" w:hAnsi="Times New Roman" w:cs="Times New Roman"/>
        </w:rPr>
        <w:fldChar w:fldCharType="separate"/>
      </w:r>
      <w:r w:rsidR="00AC4538">
        <w:rPr>
          <w:rFonts w:ascii="Times New Roman" w:eastAsiaTheme="minorEastAsia" w:hAnsi="Times New Roman" w:cs="Times New Roman"/>
          <w:kern w:val="0"/>
        </w:rPr>
        <w:t>(Snyder and Chesson, 2003; Berkley et al., 2010)</w:t>
      </w:r>
      <w:r w:rsidR="003665C2">
        <w:rPr>
          <w:rFonts w:ascii="Times New Roman" w:hAnsi="Times New Roman" w:cs="Times New Roman"/>
        </w:rPr>
        <w:fldChar w:fldCharType="end"/>
      </w:r>
      <w:r w:rsidRPr="00150A35">
        <w:rPr>
          <w:rFonts w:ascii="Times New Roman" w:hAnsi="Times New Roman" w:cs="Times New Roman"/>
        </w:rPr>
        <w:t>, and maintaining genetic diversity in populations</w:t>
      </w:r>
      <w:r w:rsidR="003665C2">
        <w:rPr>
          <w:rFonts w:ascii="Times New Roman" w:hAnsi="Times New Roman" w:cs="Times New Roman"/>
        </w:rPr>
        <w:t xml:space="preserve"> </w:t>
      </w:r>
      <w:r w:rsidR="003665C2">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{"citationID":"29VKYxTR","properties":{"formattedCitation":"(Jordano, 2017)","plainCitation":"(Jordano, 2017)","noteIndex":0},"citationItems":[{"id":4474,"uris":["http://zotero.org/users/13713228/items/A2P6WP29"],"itemData":{"id":4474,"type":"article-journal","container-title":"Journal of Ecology","DOI":"10.1111/1365-2745.12690","ISSN":"00220477","issue":"1","note":"ISBN: 1365-2745","page":"75-84","title":"What is long-distance dispersal? And a taxonomy of dispersal events","volume":"105","author":[{"family":"Jordano","given":"Pedro"}],"issued":{"date-parts":[["2017"]]}}}],"schema":"https://github.com/citation-style-language/schema/raw/master/csl-citation.json"} </w:instrText>
      </w:r>
      <w:r w:rsidR="003665C2">
        <w:rPr>
          <w:rFonts w:ascii="Times New Roman" w:hAnsi="Times New Roman" w:cs="Times New Roman"/>
        </w:rPr>
        <w:fldChar w:fldCharType="separate"/>
      </w:r>
      <w:r w:rsidR="00AC4538">
        <w:rPr>
          <w:rFonts w:ascii="Times New Roman" w:hAnsi="Times New Roman" w:cs="Times New Roman"/>
          <w:noProof/>
        </w:rPr>
        <w:t>(Jordano, 2017)</w:t>
      </w:r>
      <w:r w:rsidR="003665C2">
        <w:rPr>
          <w:rFonts w:ascii="Times New Roman" w:hAnsi="Times New Roman" w:cs="Times New Roman"/>
        </w:rPr>
        <w:fldChar w:fldCharType="end"/>
      </w:r>
      <w:r w:rsidRPr="00150A35">
        <w:rPr>
          <w:rFonts w:ascii="Times New Roman" w:hAnsi="Times New Roman" w:cs="Times New Roman"/>
        </w:rPr>
        <w:t>. A species’ dispersal ability also has direct management implications, often increasing native diversity after restoration, or alternatively, facilitating the invasion of non-native species</w:t>
      </w:r>
      <w:r w:rsidR="003665C2">
        <w:rPr>
          <w:rFonts w:ascii="Times New Roman" w:hAnsi="Times New Roman" w:cs="Times New Roman"/>
        </w:rPr>
        <w:t xml:space="preserve"> </w:t>
      </w:r>
      <w:r w:rsidR="003665C2">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{"citationID":"EHc3byUA","properties":{"formattedCitation":"(Von Der Lippe and Kowarik, 2007; Brudvig et al., 2009; Sperry et al., 2019)","plainCitation":"(Von Der Lippe and Kowarik, 2007; Brudvig et al., 2009; Sperry et al., 2019)","noteIndex":0},"citationItems":[{"id":799,"uris":["http://zotero.org/users/13713228/items/FQR4MFR2"],"itemData":{"id":799,"type":"article-journal","abstract":"Conservation efforts typically focus on maximizing biodiversity in protected areas. The space available for reserves is limited, however, and conservation efforts must increasingly consider how management of protected areas can promote biodiversity beyond reserve borders. Habitat corridors are considered an important feature of reserves because they facilitate movement of organisms between patches, thereby increasing species richness in those patches. Here we demonstrate that by increasing species richness inside target patches, corridors additionally benefit biodiversity in surrounding non-target habitat, a biodiversity \"spillover\" effect. Working in the world's largest corridor experiment, we show that increased richness extends for approximately 30% of the width of the 1-ha connected patches, resulting in 10-18% more vascular plant species around patches of target habitat connected by corridors than around unconnected but otherwise equivalent patches of habitat. Furthermore, corridor-enhanced spillover into non-target habitat can be predicted by a simple plant life-history trait: seed dispersal mode. Species richness of animal-dispersed plants in non-target habitat increased in response to connectivity provided by corridors, whereas species richness of wind-dispersed plants was unaffected by connectivity and increased in response to changes in patch shape--higher edge-to-interior ratio--created by corridors. Corridors promoted biodiversity spillover for native species of the threatened longleaf pine ecosystem being restored in our experiment, but not for exotic species. By extending economically driven spillover concepts from marine fisheries and crop pollination systems, we show how reconnecting landscapes amplifies biodiversity conservation both within and beyond reserve borders.","container-title":"Proceedings of the National Academy of Sciences of the United States of America","DOI":"10.1073/pnas.0809658106","ISSN":"1091-6490","issue":"23","note":"PMID: 19470475","page":"9328-32","title":"Landscape connectivity promotes plant biodiversity spillover into non-target habitats","volume":"106","author":[{"family":"Brudvig","given":"Lars A"},{"family":"Damschen","given":"Ellen I"},{"family":"Tewksbury","given":"Joshua J"},{"family":"Haddad","given":"Nick M"},{"family":"Levey","given":"Douglas J"}],"issued":{"date-parts":[["2009",6,9]]}}},{"id":5264,"uris":["http://zotero.org/users/13713228/items/A59Z26UJ"],"itemData":{"id":5264,"type":"article-journal","container-title":"Journal of Applied Ecology","DOI":"10.1111/1365-2664.13469","ISSN":"0021-8901","page":"2216-2224","title":"Species diversity and dispersal traits alter biodiversity spillover in reconstructed grasslands","volume":"56","author":[{"family":"Sperry","given":"Katie P."},{"family":"Hilfer","given":"Hayley"},{"family":"Lane","given":"Ian"},{"family":"Petersen","given":"Jessica"},{"family":"Dixon","given":"Philip M."},{"family":"Sullivan","given":"Lauren L."}],"issued":{"date-parts":[["2019"]]}}},{"id":7298,"uris":["http://zotero.org/users/13713228/items/HMTKGREL"],"itemData":{"id":7298,"type":"article-journal","abstract":"Abstract: Roadsides are preferential migration corridors for invasive plant species and can act as starting points for plant invasions into adjacent habitats. Rapid spread and interrupted distribution patterns of introduced plant species indicate long-distance dispersal along roads. The extent to which this process is due to species' migration along linear habitats or, alternatively, to seed transport by vehicles has not yet been tested systematically. We tested this by sampling seeds inside long motorway tunnels to exclude nontraffic dispersal. Vehicles transported large amounts of seeds. The annual seed rain caused by vehicles on the roadsides of five different tunnel lanes within three tunnels along a single urban motorway in Berlin, Germany, ranged from 635 to 1579 seeds/m2/year. Seeds of non-native species accounted for 50.0% of the 204 species and 54.4% of the total 11,818 seeds trapped inside the tunnels. Among the samples were 39 (19.1%) highly invasive species that exhibit detrimental effects on native biodiversity in some parts of the world. By comparing the flora in the tunnel with that adjacent to the tunnel entrances we confirmed long-distance dispersal events (&gt;250 m) for 32.3% of the sampled species. Seed sources in a radius of 100 m around the entrances of the tunnels had no significant effect on species richness and species composition of seed samples from inside the tunnels, indicating a strong effect of long-distance dispersal by vehicles. Consistently, the species composition of the tunnel seeds was more similar to the regional roadside flora of Berlin than to the local flora around the tunnel entrances. Long-distance dispersal occurred significantly more frequently in seeds of non-native (mean share 38.5%) than native species (mean share 4.1%). Our results showed that long-distance dispersal by vehicles was a routine rather than an occasional mechanism. Dispersal of plants by vehicles will thus accelerate plant invasions and induce rapid changes in biodiversity patterns.","container-title":"Conservation Biology","DOI":"10.1111/j.1523-1739.2007.00722.x","ISSN":"1523-1739","issue":"4","language":"en","note":"_eprint: https://conbio.onlinelibrary.wiley.com/doi/pdf/10.1111/j.1523-1739.2007.00722.x","page":"986-996","source":"Wiley Online Library","title":"Long-Distance Dispersal of Plants by Vehicles as a Driver of Plant Invasions","volume":"21","author":[{"family":"Von Der Lippe","given":"Moritz"},{"family":"Kowarik","given":"Ingo"}],"issued":{"date-parts":[["2007"]]}}}],"schema":"https://github.com/citation-style-language/schema/raw/master/csl-citation.json"} </w:instrText>
      </w:r>
      <w:r w:rsidR="003665C2">
        <w:rPr>
          <w:rFonts w:ascii="Times New Roman" w:hAnsi="Times New Roman" w:cs="Times New Roman"/>
        </w:rPr>
        <w:fldChar w:fldCharType="separate"/>
      </w:r>
      <w:r w:rsidR="00AC4538">
        <w:rPr>
          <w:rFonts w:ascii="Times New Roman" w:eastAsiaTheme="minorEastAsia" w:hAnsi="Times New Roman" w:cs="Times New Roman"/>
          <w:kern w:val="0"/>
        </w:rPr>
        <w:t>(Von Der Lippe and Kowarik, 2007; Brudvig et al., 2009; Sperry et al., 2019)</w:t>
      </w:r>
      <w:r w:rsidR="003665C2">
        <w:rPr>
          <w:rFonts w:ascii="Times New Roman" w:hAnsi="Times New Roman" w:cs="Times New Roman"/>
        </w:rPr>
        <w:fldChar w:fldCharType="end"/>
      </w:r>
      <w:r w:rsidR="00410789">
        <w:rPr>
          <w:rFonts w:ascii="Times New Roman" w:hAnsi="Times New Roman" w:cs="Times New Roman"/>
        </w:rPr>
        <w:t xml:space="preserve">. </w:t>
      </w:r>
      <w:r w:rsidRPr="00150A35">
        <w:rPr>
          <w:rFonts w:ascii="Times New Roman" w:hAnsi="Times New Roman" w:cs="Times New Roman"/>
        </w:rPr>
        <w:t>Despite its importance as a critical process for populations and communities</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{"citationID":"m0EJMqTD","properties":{"formattedCitation":"(Schupp and Fuentes, 1995; Levine and Murrell, 2003; Vellend, 2010)","plainCitation":"(Schupp and Fuentes, 1995; Levine and Murrell, 2003; Vellend, 2010)","noteIndex":0},"citationItems":[{"id":2406,"uris":["http://zotero.org/users/13713228/items/8M6KDTFH"],"itemData":{"id":2406,"type":"article-journal","container-title":"Annual Review of Ecology, Evolution, and Systematics","DOI":"10.1146/annurev.ecolsys.34.011802.132400","ISSN":"1543-592X","issue":"1","note":"Citation Key: Levine2003","page":"549-574","title":"The community-level consequences of seed dispersal patterns","volume":"34","author":[{"family":"Levine","given":"Jonathan M."},{"family":"Murrell","given":"David J."}],"issued":{"date-parts":[["2003"]]}}},{"id":4733,"uris":["http://zotero.org/users/13713228/items/LB4HAUBA"],"itemData":{"id":4733,"type":"article-journal","container-title":"Ecoscience","issue":"3","page":"267-275","title":"Spatial patterns of seed dispersal and the unification of plant population ecology","volume":"2","author":[{"family":"Schupp","given":"E. W."},{"family":"Fuentes","given":"M."}],"issued":{"date-parts":[["1995"]]}}},{"id":4170,"uris":["http://zotero.org/users/13713228/items/K8R4FU5Q"],"itemData":{"id":4170,"type":"article-journal","container-title":"The Quarterly Review of Biology","issue":"2","note":"Citation Key: Vellend2010","page":"183-206","title":"Conceptual synthesis in community ecology","volume":"85","author":[{"family":"Vellend","given":"Mark"}],"issued":{"date-parts":[["2010"]]}}}],"schema":"https://github.com/citation-style-language/schema/raw/master/csl-citation.json"} </w:instrText>
      </w:r>
      <w:r w:rsidR="00410789">
        <w:rPr>
          <w:rFonts w:ascii="Times New Roman" w:hAnsi="Times New Roman" w:cs="Times New Roman"/>
        </w:rPr>
        <w:fldChar w:fldCharType="separate"/>
      </w:r>
      <w:r w:rsidR="00AC4538">
        <w:rPr>
          <w:rFonts w:ascii="Times New Roman" w:hAnsi="Times New Roman" w:cs="Times New Roman"/>
          <w:noProof/>
        </w:rPr>
        <w:t>(Schupp and Fuentes, 1995; Levine and Murrell, 2003; Vellend, 2010)</w:t>
      </w:r>
      <w:r w:rsidR="00410789">
        <w:rPr>
          <w:rFonts w:ascii="Times New Roman" w:hAnsi="Times New Roman" w:cs="Times New Roman"/>
        </w:rPr>
        <w:fldChar w:fldCharType="end"/>
      </w:r>
      <w:r w:rsidR="00410789">
        <w:rPr>
          <w:rFonts w:ascii="Times New Roman" w:hAnsi="Times New Roman" w:cs="Times New Roman"/>
        </w:rPr>
        <w:t xml:space="preserve">, </w:t>
      </w:r>
      <w:r w:rsidRPr="00150A35">
        <w:rPr>
          <w:rFonts w:ascii="Times New Roman" w:hAnsi="Times New Roman" w:cs="Times New Roman"/>
        </w:rPr>
        <w:t>dispersal is notoriously difficult to quantify empirically</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{"citationID":"CUHhG476","properties":{"formattedCitation":"(Bullock et al., 2006; Beckman and Sullivan, 2023)","plainCitation":"(Bullock et al., 2006; Beckman and Sullivan, 2023)","noteIndex":0},"citationItems":[{"id":6410,"uris":["http://zotero.org/users/13713228/items/ZP8CEU8E"],"itemData":{"id":6410,"type":"article-journal","abstract":"Seed dispersal, or the movement of diaspores away from the parent location , is a multiscale, multipartner process that depends on the interaction of plant life history with vector movement and the environment. Seed dispersal underpins many important plant ecological and evolutionary processes such as gene flow, population dynamics, range expansion, and diversity. We review exciting new directions that the field of seed dispersal ecology and evolution has taken over the past 40 years. We provide an overview of the ultimate causes of dispersal and the consequences of this important process for plant population and community dynamics. We also discuss several emergent unifying frameworks that are being used to study dispersal and describe how they can be integrated to provide a more mechanistic understanding of dispersal. 403","container-title":"Annu. Rev. Ecol. Evol. Syst. 2023","DOI":"10.1146/annurev-ecolsys-102320","page":"2023","title":"The Causes and Consequences of Seed Dispersal","volume":"54","author":[{"family":"Beckman","given":"Noelle G"},{"family":"Sullivan","given":"Lauren L"}],"issued":{"date-parts":[["2023"]]}}},{"id":587,"uris":["http://zotero.org/users/13713228/items/CHI2DP2X"],"itemData":{"id":587,"type":"article-journal","container-title":"Plant Ecology","DOI":"10.1007/s11258-006-9124-5","ISSN":"1385-0237","issue":"2","note":"Citation Key: Bullock2006","page":"217-234","title":"Measuring plant dispersal: an introduction to field methods and experimental design","volume":"186","author":[{"family":"Bullock","given":"James M."},{"family":"Shea","given":"Katriona"},{"family":"Skarpaas","given":"Olav"}],"issued":{"date-parts":[["2006",3,12]]}}}],"schema":"https://github.com/citation-style-language/schema/raw/master/csl-citation.json"} </w:instrText>
      </w:r>
      <w:r w:rsidR="00410789">
        <w:rPr>
          <w:rFonts w:ascii="Times New Roman" w:hAnsi="Times New Roman" w:cs="Times New Roman"/>
        </w:rPr>
        <w:fldChar w:fldCharType="separate"/>
      </w:r>
      <w:r w:rsidR="00AC4538">
        <w:rPr>
          <w:rFonts w:ascii="Times New Roman" w:eastAsiaTheme="minorEastAsia" w:hAnsi="Times New Roman" w:cs="Times New Roman"/>
          <w:kern w:val="0"/>
        </w:rPr>
        <w:t>(Bullock et al., 2006; Beckman and Sullivan, 2023)</w:t>
      </w:r>
      <w:r w:rsidR="00410789">
        <w:rPr>
          <w:rFonts w:ascii="Times New Roman" w:hAnsi="Times New Roman" w:cs="Times New Roman"/>
        </w:rPr>
        <w:fldChar w:fldCharType="end"/>
      </w:r>
      <w:r w:rsidRPr="00150A35">
        <w:rPr>
          <w:rFonts w:ascii="Times New Roman" w:hAnsi="Times New Roman" w:cs="Times New Roman"/>
        </w:rPr>
        <w:t>. These methodological challenges have created a gap between our theoretical understanding of the importance of dispersal versus our empirical understanding and use in applied settings</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{"citationID":"MLPgp3U1","properties":{"formattedCitation":"(Bolker et al., 2003)","plainCitation":"(Bolker et al., 2003)","noteIndex":0},"citationItems":[{"id":453,"uris":["http://zotero.org/users/13713228/items/JPIGU9C6"],"itemData":{"id":453,"type":"article-journal","abstract":"A variety of models have shown that spatial dynamics and small-scale endogenous heterogeneity (e.g., forest gaps or local resource depletion zones) can change the rate and outcome of competition in communities of plants or other sessile organisms. However, the theory appears complicated and hard to connect to real systems. We synthesize results from three different kinds of models: interacting particle systems, moment equations for spatial point processes, and metapopulation or patch models. Studies using all three frameworks agree that spatial dynamics need not enhance coexistence nor slow down dynamics; their effects depend on the underlying competitive interactions in the community. When similar species would coexist in a nonspatial habitat, endogenous spatial structure inhibits coexistence and slows dynamics. When a dominant species disperses poorly and the weaker species has higher fecundity or better dispersal, competition-colonization trade-offs enhance coexistence. Even when species have equal dispersal and per-generation fecundity, spatial successional niches where the weaker and faster-growing species can rapidly exploit ephemeral local resources can enhance coexistence. When interspecific competition is strong, spatial dynamics reduce founder control at large scales and short dispersal becomes advantageous. We describe a series of empirical tests to detect and distinguish among the suggested scenarios.","container-title":"The American Naturalist","DOI":"10.1086/376575","ISSN":"0003-0147","issue":"2","note":"PMID: 12858259\nCitation Key: Bolker2003","page":"135-48","title":"Spatial dynamics in model plant communities: what do we really know?","volume":"162","author":[{"family":"Bolker","given":"Benjamin M"},{"family":"Pacala","given":"Stephen W"},{"family":"Neuhauser","given":"Claudia"}],"issued":{"date-parts":[["2003",8]]}}}],"schema":"https://github.com/citation-style-language/schema/raw/master/csl-citation.json"} </w:instrText>
      </w:r>
      <w:r w:rsidR="00410789">
        <w:rPr>
          <w:rFonts w:ascii="Times New Roman" w:hAnsi="Times New Roman" w:cs="Times New Roman"/>
        </w:rPr>
        <w:fldChar w:fldCharType="separate"/>
      </w:r>
      <w:r w:rsidR="00AC4538">
        <w:rPr>
          <w:rFonts w:ascii="Times New Roman" w:eastAsiaTheme="minorEastAsia" w:hAnsi="Times New Roman" w:cs="Times New Roman"/>
          <w:kern w:val="0"/>
        </w:rPr>
        <w:t>(Bolker et al., 2003)</w:t>
      </w:r>
      <w:r w:rsidR="00410789">
        <w:rPr>
          <w:rFonts w:ascii="Times New Roman" w:hAnsi="Times New Roman" w:cs="Times New Roman"/>
        </w:rPr>
        <w:fldChar w:fldCharType="end"/>
      </w:r>
      <w:r w:rsidRPr="00150A35">
        <w:rPr>
          <w:rFonts w:ascii="Times New Roman" w:hAnsi="Times New Roman" w:cs="Times New Roman"/>
        </w:rPr>
        <w:t>, making dispersal arguably the least empirically understood mechanism of community assembly</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{"citationID":"SYX7GeAU","properties":{"formattedCitation":"(HilleRisLambers et al., 2012; Vellend, 2016)","plainCitation":"(HilleRisLambers et al., 2012; Vellend, 2016)","noteIndex":0},"citationItems":[{"id":1980,"uris":["http://zotero.org/users/13713228/items/ENEW6YGM"],"itemData":{"id":1980,"type":"article-journal","container-title":"Annual Review of Ecology, Evolution, and Systematics","DOI":"10.1146/annurev-ecolsys-110411-160411","ISSN":"1543-592X","issue":"1","page":"227-248","title":"Rethinking community assembly through the lens of coexistence theory","volume":"43","author":[{"family":"HilleRisLambers","given":"J."},{"family":"Adler","given":"P.B."},{"family":"Harpole","given":"W.S."},{"family":"Levine","given":"J.M."},{"family":"Mayfield","given":"M.M."}],"issued":{"date-parts":[["2012",12]]}}},{"id":4548,"uris":["http://zotero.org/users/13713228/items/7R5YGDM6"],"itemData":{"id":4548,"type":"book","ISBN":"1-111-00111-1","note":"PMID: 20314319\narXiv: 1011.1669v3\nDOI: 10.1016/B978-0-7020-2797-0.00001-1\nISSN: 15710661","number-of-pages":"1-5","publisher":"Princeton University Press","title":"The theory of ecological communities","URL":"http://www2.physics.utoronto.ca/~logan/UNMedCh1N.doc","author":[{"family":"Vellend","given":"Mark"}],"issued":{"date-parts":[["2016"]]}}}],"schema":"https://github.com/citation-style-language/schema/raw/master/csl-citation.json"} </w:instrText>
      </w:r>
      <w:r w:rsidR="00410789">
        <w:rPr>
          <w:rFonts w:ascii="Times New Roman" w:hAnsi="Times New Roman" w:cs="Times New Roman"/>
        </w:rPr>
        <w:fldChar w:fldCharType="separate"/>
      </w:r>
      <w:r w:rsidR="00AC4538">
        <w:rPr>
          <w:rFonts w:ascii="Times New Roman" w:eastAsiaTheme="minorEastAsia" w:hAnsi="Times New Roman" w:cs="Times New Roman"/>
          <w:kern w:val="0"/>
        </w:rPr>
        <w:t>(HilleRisLambers et al., 2012; Vellend, 2016)</w:t>
      </w:r>
      <w:r w:rsidR="00410789">
        <w:rPr>
          <w:rFonts w:ascii="Times New Roman" w:hAnsi="Times New Roman" w:cs="Times New Roman"/>
        </w:rPr>
        <w:fldChar w:fldCharType="end"/>
      </w:r>
      <w:r w:rsidRPr="00150A35">
        <w:rPr>
          <w:rFonts w:ascii="Times New Roman" w:hAnsi="Times New Roman" w:cs="Times New Roman"/>
        </w:rPr>
        <w:t>.</w:t>
      </w:r>
    </w:p>
    <w:p w14:paraId="688CA900" w14:textId="7FB5C221" w:rsidR="00410789" w:rsidRDefault="003D29FB" w:rsidP="00AC4538">
      <w:pPr>
        <w:spacing w:after="4"/>
        <w:ind w:left="-5" w:right="351" w:firstLine="725"/>
        <w:rPr>
          <w:rFonts w:ascii="Times New Roman" w:hAnsi="Times New Roman" w:cs="Times New Roman"/>
        </w:rPr>
      </w:pPr>
      <w:r w:rsidRPr="00150A35">
        <w:rPr>
          <w:rFonts w:ascii="Times New Roman" w:hAnsi="Times New Roman" w:cs="Times New Roman"/>
        </w:rPr>
        <w:t>One way to measure seed dispersal is by estimating seed rain, or the seeds that fall into a given area</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{"citationID":"k3YxwgfG","properties":{"formattedCitation":"(Arruda et al., 2018)","plainCitation":"(Arruda et al., 2018)","noteIndex":0},"citationItems":[{"id":6673,"uris":["http://zotero.org/users/13713228/items/9SKJ86UQ"],"itemData":{"id":6673,"type":"article-journal","abstract":"Seed rain, the number of seeds reaching an area, is a process that plays a key role in recruitment and regeneration in plant communities. A better understanding of seed rain dynamics is therefore a critical step for restoration practices. A wide variety of methods to study seed rain in grasslands are available, but there is little agreement to which is the most appropriate one. Here, we (1) assessed where, how, and why research on seed rain has been carried out; (2) examined how methodological design and results have been reported; and (3) provided guidelines for future research on seed rain in grasslands. We built a database of 185 papers from a systematic literature survey between 1980 and November 2016 and we found a remarkable unbalance of the numbers of studies between grassland types, which becomes even more dissimilar across global climatic ranges when the area covered by each grassland type is addressed. We also found a great disparity of methods and data being reported across studies. Despite recent progress in understanding seed rain dynamics, large knowledge gaps in important issues such as the role of native dispersers, method efficiency, and application of mechanistic models still persist. Finally, we propose guidelines for the implementation of minimum standardized methodology and data reporting, which will foster higher quality, transparency, reproducibility, and value of seed rain studies and grassland restoration.","container-title":"Restoration Ecology","DOI":"10.1111/rec.12686","ISSN":"1061-2971, 1526-100X","issue":"S2","journalAbbreviation":"Restoration Ecology","language":"en","source":"DOI.org (Crossref)","title":"How have we studied seed rain in grasslands and what do we need to improve for better restoration?","URL":"https://onlinelibrary.wiley.com/doi/10.1111/rec.12686","volume":"26","author":[{"family":"Arruda","given":"André J."},{"family":"Buisson","given":"Elise"},{"family":"Poschlod","given":"Peter"},{"family":"Silveira","given":"Fernando A. O."}],"accessed":{"date-parts":[["2024",7,8]]},"issued":{"date-parts":[["2018"]]}}}],"schema":"https://github.com/citation-style-language/schema/raw/master/csl-citation.json"} </w:instrText>
      </w:r>
      <w:r w:rsidR="00410789">
        <w:rPr>
          <w:rFonts w:ascii="Times New Roman" w:hAnsi="Times New Roman" w:cs="Times New Roman"/>
        </w:rPr>
        <w:fldChar w:fldCharType="separate"/>
      </w:r>
      <w:r w:rsidR="00AC4538">
        <w:rPr>
          <w:rFonts w:ascii="Times New Roman" w:eastAsiaTheme="minorEastAsia" w:hAnsi="Times New Roman" w:cs="Times New Roman"/>
          <w:kern w:val="0"/>
        </w:rPr>
        <w:t>(Arruda et al., 2018)</w:t>
      </w:r>
      <w:r w:rsidR="00410789">
        <w:rPr>
          <w:rFonts w:ascii="Times New Roman" w:hAnsi="Times New Roman" w:cs="Times New Roman"/>
        </w:rPr>
        <w:fldChar w:fldCharType="end"/>
      </w:r>
      <w:r w:rsidRPr="00150A35">
        <w:rPr>
          <w:rFonts w:ascii="Times New Roman" w:hAnsi="Times New Roman" w:cs="Times New Roman"/>
        </w:rPr>
        <w:t xml:space="preserve">. While this method </w:t>
      </w:r>
      <w:del w:id="34" w:author="Sullivan, Lauren" w:date="2025-10-10T18:19:00Z" w16du:dateUtc="2025-10-10T23:19:00Z">
        <w:r w:rsidRPr="00150A35" w:rsidDel="006F1C86">
          <w:rPr>
            <w:rFonts w:ascii="Times New Roman" w:hAnsi="Times New Roman" w:cs="Times New Roman"/>
          </w:rPr>
          <w:delText xml:space="preserve">captures </w:delText>
        </w:r>
      </w:del>
      <w:ins w:id="35" w:author="Sullivan, Lauren" w:date="2025-10-10T18:19:00Z" w16du:dateUtc="2025-10-10T23:19:00Z">
        <w:r w:rsidR="006F1C86">
          <w:rPr>
            <w:rFonts w:ascii="Times New Roman" w:hAnsi="Times New Roman" w:cs="Times New Roman"/>
          </w:rPr>
          <w:t>quantifies</w:t>
        </w:r>
        <w:r w:rsidR="006F1C86" w:rsidRPr="00150A35">
          <w:rPr>
            <w:rFonts w:ascii="Times New Roman" w:hAnsi="Times New Roman" w:cs="Times New Roman"/>
          </w:rPr>
          <w:t xml:space="preserve"> </w:t>
        </w:r>
      </w:ins>
      <w:r w:rsidRPr="00150A35">
        <w:rPr>
          <w:rFonts w:ascii="Times New Roman" w:hAnsi="Times New Roman" w:cs="Times New Roman"/>
        </w:rPr>
        <w:t>only a single point in the dispersal trajectory of a seed</w:t>
      </w:r>
      <w:r w:rsidR="00410789">
        <w:rPr>
          <w:rFonts w:ascii="Times New Roman" w:hAnsi="Times New Roman" w:cs="Times New Roman"/>
        </w:rPr>
        <w:t xml:space="preserve"> </w:t>
      </w:r>
      <w:r w:rsidR="00410789">
        <w:rPr>
          <w:rFonts w:ascii="Times New Roman" w:hAnsi="Times New Roman" w:cs="Times New Roman"/>
        </w:rPr>
        <w:fldChar w:fldCharType="begin"/>
      </w:r>
      <w:r w:rsidR="001F5EEF">
        <w:rPr>
          <w:rFonts w:ascii="Times New Roman" w:hAnsi="Times New Roman" w:cs="Times New Roman"/>
        </w:rPr>
        <w:instrText xml:space="preserve"> ADDIN ZOTERO_ITEM CSL_CITATION {"citationID":"5BFfUbmy","properties":{"formattedCitation":"(Travis et al., 2012)","plainCitation":"(Travis et al., 2012)","dontUpdate":true,"noteIndex":0},"citationItems":[{"id":1252,"uris":["http://zotero.org/users/13713228/items/Y58CGPLZ"],"itemData":{"id":1252,"type":"article-journal","container-title":"Methods in Ecology and Evolution","DOI":"10.1111/j.2041-210X.2012.00193.x","ISSN":"2041210X","issue":"4","page":"628-641","title":"Modelling dispersal: an eco-evolutionary framework incorporating emigration, movement, settlement behaviour and the multiple costs involved","volume":"3","author":[{"family":"Travis","given":"Justin M. J."},{"family":"Mustin","given":"Karen"},{"family":"Bartoń","given":"Kamil","dropping-particle":"a."},{"family":"Benton","given":"Tim G."},{"family":"Clobert","given":"Jean"},{"family":"Delgado","given":"Maria M."},{"family":"Dytham","given":"Calvin"},{"family":"Hovestadt","given":"Thomas"},{"family":"Palmer","given":"Stephen C. F."},{"family":"Van Dyck","given":"Hans"},{"family":"Bonte","given":"Dries"}],"issued":{"date-parts":[["2012",8,24]]}}}],"schema":"https://github.com/citation-style-language/schema/raw/master/csl-citation.json"} </w:instrText>
      </w:r>
      <w:r w:rsidR="00410789">
        <w:rPr>
          <w:rFonts w:ascii="Times New Roman" w:hAnsi="Times New Roman" w:cs="Times New Roman"/>
        </w:rPr>
        <w:fldChar w:fldCharType="separate"/>
      </w:r>
      <w:r w:rsidR="00AC4538">
        <w:rPr>
          <w:rFonts w:ascii="Times New Roman" w:eastAsiaTheme="minorEastAsia" w:hAnsi="Times New Roman" w:cs="Times New Roman"/>
          <w:kern w:val="0"/>
        </w:rPr>
        <w:t>(the arrival stage</w:t>
      </w:r>
      <w:r w:rsidR="004655DC">
        <w:rPr>
          <w:rFonts w:ascii="Times New Roman" w:eastAsiaTheme="minorEastAsia" w:hAnsi="Times New Roman" w:cs="Times New Roman"/>
          <w:kern w:val="0"/>
        </w:rPr>
        <w:t xml:space="preserve">; </w:t>
      </w:r>
      <w:r w:rsidR="00AC4538">
        <w:rPr>
          <w:rFonts w:ascii="Times New Roman" w:eastAsiaTheme="minorEastAsia" w:hAnsi="Times New Roman" w:cs="Times New Roman"/>
          <w:kern w:val="0"/>
        </w:rPr>
        <w:t>Travis et al., 2012)</w:t>
      </w:r>
      <w:r w:rsidR="00410789">
        <w:rPr>
          <w:rFonts w:ascii="Times New Roman" w:hAnsi="Times New Roman" w:cs="Times New Roman"/>
        </w:rPr>
        <w:fldChar w:fldCharType="end"/>
      </w:r>
      <w:r w:rsidRPr="00150A35">
        <w:rPr>
          <w:rFonts w:ascii="Times New Roman" w:hAnsi="Times New Roman" w:cs="Times New Roman"/>
        </w:rPr>
        <w:t xml:space="preserve">, it is arguably the most important phase to understand for plant community ecology, as it provides information on the number and type of seeds that arrive to a specific location. If seeds are recovered before post-dispersal seed predation or secondary dispersal occurs, then this is considered a measure of </w:t>
      </w:r>
      <w:r w:rsidRPr="00150A35">
        <w:rPr>
          <w:rFonts w:ascii="Times New Roman" w:hAnsi="Times New Roman" w:cs="Times New Roman"/>
          <w:i/>
        </w:rPr>
        <w:lastRenderedPageBreak/>
        <w:t>primary dispersal</w:t>
      </w:r>
      <w:r w:rsidRPr="00150A35">
        <w:rPr>
          <w:rFonts w:ascii="Times New Roman" w:hAnsi="Times New Roman" w:cs="Times New Roman"/>
        </w:rPr>
        <w:t>. However, if seeds that fall to a given area are then lost</w:t>
      </w:r>
      <w:ins w:id="36" w:author="Sullivan, Lauren" w:date="2025-10-10T18:20:00Z" w16du:dateUtc="2025-10-10T23:20:00Z">
        <w:r w:rsidR="006F1C86">
          <w:rPr>
            <w:rFonts w:ascii="Times New Roman" w:hAnsi="Times New Roman" w:cs="Times New Roman"/>
          </w:rPr>
          <w:t>,</w:t>
        </w:r>
      </w:ins>
      <w:r w:rsidRPr="00150A35">
        <w:rPr>
          <w:rFonts w:ascii="Times New Roman" w:hAnsi="Times New Roman" w:cs="Times New Roman"/>
        </w:rPr>
        <w:t xml:space="preserve"> </w:t>
      </w:r>
      <w:del w:id="37" w:author="Sullivan, Lauren" w:date="2025-10-10T18:20:00Z" w16du:dateUtc="2025-10-10T23:20:00Z">
        <w:r w:rsidRPr="00150A35" w:rsidDel="006F1C86">
          <w:rPr>
            <w:rFonts w:ascii="Times New Roman" w:hAnsi="Times New Roman" w:cs="Times New Roman"/>
          </w:rPr>
          <w:delText xml:space="preserve">to these processes </w:delText>
        </w:r>
      </w:del>
      <w:r w:rsidRPr="00150A35">
        <w:rPr>
          <w:rFonts w:ascii="Times New Roman" w:hAnsi="Times New Roman" w:cs="Times New Roman"/>
        </w:rPr>
        <w:t xml:space="preserve">this measure of seed arrival is considered to be </w:t>
      </w:r>
      <w:r w:rsidRPr="00150A35">
        <w:rPr>
          <w:rFonts w:ascii="Times New Roman" w:hAnsi="Times New Roman" w:cs="Times New Roman"/>
          <w:i/>
        </w:rPr>
        <w:t xml:space="preserve">effective dispersal </w:t>
      </w:r>
      <w:r w:rsidRPr="00150A35">
        <w:rPr>
          <w:rFonts w:ascii="Times New Roman" w:hAnsi="Times New Roman" w:cs="Times New Roman"/>
        </w:rPr>
        <w:t>as it constitutes the seeds that have a chance to germinate and establish in a given area</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{"citationID":"w8S0qB9O","properties":{"formattedCitation":"(Nathan and Muller-Landau, 2000)","plainCitation":"(Nathan and Muller-Landau, 2000)","noteIndex":0},"citationItems":[{"id":276,"uris":["http://zotero.org/users/13713228/items/PVMTII8Y"],"itemData":{"id":276,"type":"article-journal","abstract":"Growing interest in spatial ecology is promoting new approaches to the study of seed dispersal, one of the key processes determining the spatial structure of plant populations. Seed-dispersion patterns vary among plant species, populations and individuals, at different distances from parents, different microsites and different times. Recent field studies have made progress in elucidating the mechanisms behind these patterns and the implications of these patterns for recruitment success. Together with the development and refinement of mathematical models, this promises a deeper, more mechanistic understanding of dispersal processes and their consequences.","container-title":"Trends in Ecology &amp; Evolution","DOI":"10.1016/S0169-5347(00)01874-7","ISSN":"1872-8383","issue":"7","note":"PMID: 10856948\nCitation Key: Nathan2000","page":"278-285","title":"Spatial patterns of seed dispersal, their determinants and consequences for recruitment","volume":"15","author":[{"family":"Nathan","given":"R"},{"family":"Muller-Landau","given":"Hc"}],"issued":{"date-parts":[["2000",7]]}}}],"schema":"https://github.com/citation-style-language/schema/raw/master/csl-citation.json"} </w:instrText>
      </w:r>
      <w:r w:rsidR="00410789">
        <w:rPr>
          <w:rFonts w:ascii="Times New Roman" w:hAnsi="Times New Roman" w:cs="Times New Roman"/>
        </w:rPr>
        <w:fldChar w:fldCharType="separate"/>
      </w:r>
      <w:r w:rsidR="00AC4538">
        <w:rPr>
          <w:rFonts w:ascii="Times New Roman" w:hAnsi="Times New Roman" w:cs="Times New Roman"/>
          <w:noProof/>
        </w:rPr>
        <w:t>(Nathan and Muller-Landau, 2000)</w:t>
      </w:r>
      <w:r w:rsidR="00410789">
        <w:rPr>
          <w:rFonts w:ascii="Times New Roman" w:hAnsi="Times New Roman" w:cs="Times New Roman"/>
        </w:rPr>
        <w:fldChar w:fldCharType="end"/>
      </w:r>
      <w:r w:rsidRPr="00150A35">
        <w:rPr>
          <w:rFonts w:ascii="Times New Roman" w:hAnsi="Times New Roman" w:cs="Times New Roman"/>
        </w:rPr>
        <w:t xml:space="preserve">. Quantifying seed rain as a measure of seed arrival across many different natural environments is critical for building strong links between plant community ecology experiments and theory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{"citationID":"88Puf5es","properties":{"formattedCitation":"(Myers and Harms, 2009)","plainCitation":"(Myers and Harms, 2009)","noteIndex":0},"citationItems":[{"id":6271,"uris":["http://zotero.org/users/13713228/items/TFGAEZYZ"],"itemData":{"id":6271,"type":"article-journal","abstract":"Theoretical models predict that effects of dispersal on local biodiversity are influenced by the size and composition of the species pool, as well as ecological filters that limit local species membership. We tested these predictions by conducting a meta-analysis of 28 studies encompassing 62 experiments examining effects of propagule supply (seed arrival) on plant species richness under contrasting intensities of ecological filters (owing to disturbance and resource availability). Seed arrival increased local species richness in a wide range of communities (forest, grassland, montane, savanna, wetland), resulting in a positive mean effect size across experiments. Mean effect size was 70% higher in disturbed relative to undisturbed communities, suggesting that disturbance increases recruitment opportunities for immigrating species. In contrast, effect size was not significantly influenced by nutrient or water availability. Among seed-addition experiments, effect size was positively correlated with species and functional diversity within the pool of added seeds (species evenness and seed-size diversity), primarily in disturbed communities. Our analysis provides experimental support for the general hypothesis that species pools and local environmental heterogeneity interactively structure plant communities. We highlight empirical gaps that can be addressed by future experiments and discuss implications for community assembly, species coexistence, and the maintenance of biodiversity. © 2009 Blackwell Publishing Ltd/CNRS.","container-title":"Ecology Letters","DOI":"10.1111/j.1461-0248.2009.01373.x","ISSN":"1461023X","issue":"11","note":"PMID: 19723285","page":"1250-1260","title":"Seed arrival, ecological filters, and plant species richness: A meta-analysis","volume":"12","author":[{"family":"Myers","given":"Jonathan A."},{"family":"Harms","given":"Kyle E."}],"issued":{"date-parts":[["2009",11]]}}}],"schema":"https://github.com/citation-style-language/schema/raw/master/csl-citation.json"} </w:instrText>
      </w:r>
      <w:r w:rsidR="00410789">
        <w:rPr>
          <w:rFonts w:ascii="Times New Roman" w:hAnsi="Times New Roman" w:cs="Times New Roman"/>
        </w:rPr>
        <w:fldChar w:fldCharType="separate"/>
      </w:r>
      <w:r w:rsidR="00AC4538">
        <w:rPr>
          <w:rFonts w:ascii="Times New Roman" w:hAnsi="Times New Roman" w:cs="Times New Roman"/>
          <w:noProof/>
        </w:rPr>
        <w:t>(Myers and Harms, 2009)</w:t>
      </w:r>
      <w:r w:rsidR="00410789">
        <w:rPr>
          <w:rFonts w:ascii="Times New Roman" w:hAnsi="Times New Roman" w:cs="Times New Roman"/>
        </w:rPr>
        <w:fldChar w:fldCharType="end"/>
      </w:r>
      <w:r w:rsidRPr="00150A35">
        <w:rPr>
          <w:rFonts w:ascii="Times New Roman" w:hAnsi="Times New Roman" w:cs="Times New Roman"/>
        </w:rPr>
        <w:t>.</w:t>
      </w:r>
    </w:p>
    <w:p w14:paraId="18135783" w14:textId="678B60DC" w:rsidR="00AC4538" w:rsidRDefault="003D29FB" w:rsidP="00AC4538">
      <w:pPr>
        <w:spacing w:after="1"/>
        <w:ind w:left="-5" w:right="182" w:firstLine="725"/>
        <w:rPr>
          <w:rFonts w:ascii="Times New Roman" w:hAnsi="Times New Roman" w:cs="Times New Roman"/>
        </w:rPr>
      </w:pPr>
      <w:r w:rsidRPr="00150A35">
        <w:rPr>
          <w:rFonts w:ascii="Times New Roman" w:hAnsi="Times New Roman" w:cs="Times New Roman"/>
        </w:rPr>
        <w:t>Seed rain is typically measured through the use of seed traps placed on or near the ground in an ecosystem of interest</w:t>
      </w:r>
      <w:r w:rsidR="00410789">
        <w:rPr>
          <w:rFonts w:ascii="Times New Roman" w:hAnsi="Times New Roman" w:cs="Times New Roman"/>
        </w:rPr>
        <w:t xml:space="preserve"> </w:t>
      </w:r>
      <w:r w:rsidR="00410789">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{"citationID":"hyzQXfVq","properties":{"formattedCitation":"(Kollmann and Goetze, 1998; Cottrell, 2004)","plainCitation":"(Kollmann and Goetze, 1998; Cottrell, 2004)","noteIndex":0},"citationItems":[{"id":5580,"uris":["http://zotero.org/users/13713228/items/WWMQWM7V"],"itemData":{"id":5580,"type":"article-journal","abstract":"Seed rain studies provide valuable information for forest researchers monitoring exotic species invasions. Plant species move through forests primarily as seeds, and this dispersal is critical to future forest compo- sition. In this extension note, seed trap types are briefly outlined and suggestions made for trap selection. Funnel seed traps are recommended for most seed rain studies, and instructions for building a simple and inexpensive funnel seed trap are given. Study design considerations, such as sample adequacy, trap place- ment, and blocking of stands, are discussed. In addition, practical methods for sorting and identifying collected seeds are described. Seed traps can provide information about seed dispersal in disturbed forests, and give early warning to forest workers concerned with exotic species invasions.","container-title":"BC Journal of Ecosystems and Management","issue":"1","note":"Citation Key: Cottrell2004","page":"1-6","title":"Seed rain traps for forest lands: Considerations for trap construction and study design","volume":"5","author":[{"family":"Cottrell","given":"T R"}],"issued":{"date-parts":[["2004"]]}}},{"id":4462,"uris":["http://zotero.org/users/13713228/items/D3YDF8IT"],"itemData":{"id":4462,"type":"article-journal","abstract":"Various seed traps have been used in ecological studies, but the knowledge of the effects of trap types on the number of seeds and species detected is rather sparse. In this paper we review current methods for monitoring seed rain, we re-analyse two published comparisons of seed traps and summarize our own experience with five trap types. We recommend traps with the following attributes: (1) separation of seeds from litter and soil particles, (2) protection against seed predation: and (3) dry preservation of seed material. For all trap types the retrieval rate of seeds is of paramount importance. Advice on the trap area and height above ground depends on the size of plants and the dispersal process studied, since these two parameters have species-specific effects on the quantities of seeds recorded. Large traps reduce the seed records especially for small species which are ant-dispersed or have no effective dispersal mechanism at all. In general, large numbers of small traps are most advisable to assess the internal seed rain of a plant community, whereas fewer large traps are sufficient to detect seed influx by colonizing species. An improved knowledge of the effects of the trap type on the results of dispersal studies will allow more reliable comparisons with existing sets of data. Eventually, standardization of trap types is desirable.","container-title":"Flora","DOI":"10.1016/S0367-2530(17)30813-7","ISSN":"03672530","issue":"1","note":"publisher: Elsevier Masson SAS\nCitation Key: Kollmann1998\nISBN: 0367-2530","page":"31-40","title":"Notes on seed traps in terrestrial plant communities","volume":"193","author":[{"family":"Kollmann","given":"J"},{"family":"Goetze","given":"D"}],"issued":{"date-parts":[["1998"]]}}}],"schema":"https://github.com/citation-style-language/schema/raw/master/csl-citation.json"} </w:instrText>
      </w:r>
      <w:r w:rsidR="00410789">
        <w:rPr>
          <w:rFonts w:ascii="Times New Roman" w:hAnsi="Times New Roman" w:cs="Times New Roman"/>
        </w:rPr>
        <w:fldChar w:fldCharType="separate"/>
      </w:r>
      <w:r w:rsidR="00AC4538">
        <w:rPr>
          <w:rFonts w:ascii="Times New Roman" w:hAnsi="Times New Roman" w:cs="Times New Roman"/>
          <w:noProof/>
        </w:rPr>
        <w:t>(Kollmann and Goetze, 1998; Cottrell, 2004)</w:t>
      </w:r>
      <w:r w:rsidR="00410789">
        <w:rPr>
          <w:rFonts w:ascii="Times New Roman" w:hAnsi="Times New Roman" w:cs="Times New Roman"/>
        </w:rPr>
        <w:fldChar w:fldCharType="end"/>
      </w:r>
      <w:r w:rsidRPr="00150A35">
        <w:rPr>
          <w:rFonts w:ascii="Times New Roman" w:hAnsi="Times New Roman" w:cs="Times New Roman"/>
        </w:rPr>
        <w:t>. Seed traps are commonly used in forest systems to measure seed rain</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{"citationID":"08SPVCxA","properties":{"formattedCitation":"(Cottrell, 2004; Rogers et al., 2017; Piotto et al., 2019; Huanca Nu\\uc0\\u241{}ez et al., 2021)","plainCitation":"(Cottrell, 2004; Rogers et al., 2017; Piotto et al., 2019; Huanca Nuñez et al., 2021)","noteIndex":0},"citationItems":[{"id":5580,"uris":["http://zotero.org/users/13713228/items/WWMQWM7V"],"itemData":{"id":5580,"type":"article-journal","abstract":"Seed rain studies provide valuable information for forest researchers monitoring exotic species invasions. Plant species move through forests primarily as seeds, and this dispersal is critical to future forest compo- sition. In this extension note, seed trap types are briefly outlined and suggestions made for trap selection. Funnel seed traps are recommended for most seed rain studies, and instructions for building a simple and inexpensive funnel seed trap are given. Study design considerations, such as sample adequacy, trap place- ment, and blocking of stands, are discussed. In addition, practical methods for sorting and identifying collected seeds are described. Seed traps can provide information about seed dispersal in disturbed forests, and give early warning to forest workers concerned with exotic species invasions.","container-title":"BC Journal of Ecosystems and Management","issue":"1","note":"Citation Key: Cottrell2004","page":"1-6","title":"Seed rain traps for forest lands: Considerations for trap construction and study design","volume":"5","author":[{"family":"Cottrell","given":"T R"}],"issued":{"date-parts":[["2004"]]}}},{"id":6898,"uris":["http://zotero.org/users/13713228/items/IGGU773R"],"itemData":{"id":6898,"type":"article-journal","abstract":"Tropical forest regeneration after abandonment of former agricultural land depends critically on the input of tree seeds, yet seed dispersal is increasingly disrupted in contemporary human-modified landscapes. Here, we introduce the concept of seed-rain–successional feedbacks as a deterministic process in which seed rain is shaped by successional dynamics internal to a forest site and that acts to reinforce priority effects. We used a combination of time series and chronosequence approaches to investigate how the quantity and taxonomic and functional composition of seed rain change during succession and to evaluate the strength of seed-rain–successional feedbacks, relative to other deterministic and stochastic mechanisms, in secondary wet forests of Costa Rica. We found that both successional niches and seed-rain–successional feedbacks shaped successional trajectories in the seed rain. Determinism due to successional niche assembly was supported by the increasing convergence of community structure to that of a mature forest, in terms of both functional and taxonomic composition. With successional age, the proportions of large-seeded, shade-tolerant species in the seed rain increased, whereas the proportion of animal-dispersed species did not change significantly. Seed-rain–successional feedbacks increased in strength with successional age, as the proportion of immigrant seeds (species not locally represented in the site) decreased with successional age, and the composition of the seed rain became more similar to that of the adult trees at the forest site. The deterministic assembly generated by seed-rain–successional feedback likely contributed to the increasing divergence of secondary forest sites from each other during succession. To the extent that human modification of tropical forest landscapes reduces connectivity via factors such as forest cover loss, our results suggest that seed-rain–successional feedbacks are likely to increasingly shape regeneration trajectories in and amplify floristic heterogeneity among tropical secondary forests.","container-title":"Ecology","DOI":"10.1002/ecy.3362","ISSN":"0012-9658, 1939-9170","issue":"7","journalAbbreviation":"Ecology","language":"en","page":"e03362","source":"DOI.org (Crossref)","title":"Seed‐rain–successional feedbacks in wet tropical forests","volume":"102","author":[{"family":"Huanca Nuñez","given":"Nohemi"},{"family":"Chazdon","given":"Robin L."},{"family":"Russo","given":"Sabrina E."}],"issued":{"date-parts":[["2021",7]]}}},{"id":7142,"uris":["http://zotero.org/users/13713228/items/KX8Q3TM6"],"itemData":{"id":7142,"type":"article-journal","container-title":"PLOS ONE","DOI":"10.1371/journal.pone.0226474","ISSN":"1932-6203","issue":"12","journalAbbreviation":"PLoS ONE","language":"en","page":"e0226474","source":"DOI.org (Crossref)","title":"Successional, spatial, and seasonal changes in seed rain in the Atlantic forest of southern Bahia, Brazil","volume":"14","author":[{"family":"Piotto","given":"Daniel"},{"family":"Craven","given":"Dylan"},{"family":"Montagnini","given":"Florencia"},{"family":"Ashton","given":"Mark"},{"family":"Oliver","given":"Chadwick"},{"family":"Thomas","given":"William Wayt"}],"editor":[{"family":"Martínez-Yrízar","given":"Angelina"}],"issued":{"date-parts":[["2019",12,16]]}}},{"id":5683,"uris":["http://zotero.org/users/13713228/items/CID26RS5"],"itemData":{"id":5683,"type":"article-journal","abstract":"Invasive vertebrate predators are directly responsible for the extinction or decline of many vertebrate species, but their indirect impacts often go unmeasured, potentially leading to an underestimation of their full impact. When invasives extirpate functionally important mutualists, dependent species are likely to be affected as well. Here, we show that the invasive brown treesnake, directly responsible for the extirpation of forest birds from the island of Guam, is also indirectly responsible for a severe decline in plant recruitment as a result of disrupting the fruit-frugivore mutualism. To assess the impact of frugivore loss on plants, we compare seed dispersal and recruitment of two fleshy-fruited tree species on Guam and three nearby islands with intact disperser communities. We conservatively estimate that the loss of frugivorous birds caused by the brown treesnake may have caused a 61-92% decline in seedling recruitment. This case study highlights the potential for predator invasions to cause indirect, pervasive and easily overlooked interaction cascades.","container-title":"Nature Communications","DOI":"10.1038/ncomms14557","ISSN":"20411723","note":"PMID: 28270682\npublisher: Nature Publishing Group","page":"6-13","title":"Effects of an invasive predator cascade to plants via mutualism disruption","volume":"8","author":[{"family":"Rogers","given":"Haldre S."},{"family":"Buhle","given":"Eric R."},{"family":"HilleRisLambers","given":"Janneke"},{"family":"Fricke","given":"Evan C."},{"family":"Miller","given":"Ross H."},{"family":"Tewksbury","given":"Joshua J."}],"issued":{"date-parts":[["2017"]]}}}],"schema":"https://github.com/citation-style-language/schema/raw/master/csl-citation.json"} </w:instrText>
      </w:r>
      <w:r w:rsidR="00AC4538">
        <w:rPr>
          <w:rFonts w:ascii="Times New Roman" w:hAnsi="Times New Roman" w:cs="Times New Roman"/>
        </w:rPr>
        <w:fldChar w:fldCharType="separate"/>
      </w:r>
      <w:r w:rsidR="00AC4538" w:rsidRPr="00AC4538">
        <w:rPr>
          <w:rFonts w:ascii="Times New Roman" w:eastAsiaTheme="minorEastAsia" w:hAnsi="Times New Roman" w:cs="Times New Roman"/>
          <w:kern w:val="0"/>
        </w:rPr>
        <w:t>(Cottrell, 2004; Rogers et al., 2017; Piotto et al., 2019; Huanca Nuñez et al., 2021)</w:t>
      </w:r>
      <w:r w:rsidR="00AC4538">
        <w:rPr>
          <w:rFonts w:ascii="Times New Roman" w:hAnsi="Times New Roman" w:cs="Times New Roman"/>
        </w:rPr>
        <w:fldChar w:fldCharType="end"/>
      </w:r>
      <w:r w:rsidRPr="00150A35">
        <w:rPr>
          <w:rFonts w:ascii="Times New Roman" w:hAnsi="Times New Roman" w:cs="Times New Roman"/>
        </w:rPr>
        <w:t>, and when there are known parents, dispersal trajectories can be calculated using inverse modeling</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{"citationID":"2AMkFSRw","properties":{"formattedCitation":"(Nathan and Muller-Landau, 2000; W\\uc0\\u228{}lder et al., 2009)","plainCitation":"(Nathan and Muller-Landau, 2000; Wälder et al., 2009)","noteIndex":0},"citationItems":[{"id":276,"uris":["http://zotero.org/users/13713228/items/PVMTII8Y"],"itemData":{"id":276,"type":"article-journal","abstract":"Growing interest in spatial ecology is promoting new approaches to the study of seed dispersal, one of the key processes determining the spatial structure of plant populations. Seed-dispersion patterns vary among plant species, populations and individuals, at different distances from parents, different microsites and different times. Recent field studies have made progress in elucidating the mechanisms behind these patterns and the implications of these patterns for recruitment success. Together with the development and refinement of mathematical models, this promises a deeper, more mechanistic understanding of dispersal processes and their consequences.","container-title":"Trends in Ecology &amp; Evolution","DOI":"10.1016/S0169-5347(00)01874-7","ISSN":"1872-8383","issue":"7","note":"PMID: 10856948\nCitation Key: Nathan2000","page":"278-285","title":"Spatial patterns of seed dispersal, their determinants and consequences for recruitment","volume":"15","author":[{"family":"Nathan","given":"R"},{"family":"Muller-Landau","given":"Hc"}],"issued":{"date-parts":[["2000",7]]}}},{"id":7128,"uris":["http://zotero.org/users/13713228/items/V2V7RSVP"],"itemData":{"id":7128,"type":"article-journal","abstract":"Model ﬁtting for individual-based effects in forests has some problems. Because samples measuring the separate inﬂuence of each individual are rarely available, the measured value in the sample represents the inﬂuence of all surrounding individual trees. Therefore, it is helpful to build inverse models that use the spatial pattern of the variable as well as that of the source trees. For example, since seed dispersal is inﬂuenced by wind effects, a model is discussed describing anisotropic effects to ensure an unbiased estimate of the total fruit number. Further, we present a model describing the absorption of radiation by trees. In this case a multiplicative combination of individual effects yields the total effect. Our approach uses logarithmic transformations of the original data to model multiplicative combinations as sum of transformed single effects. For ﬁtting model parameters we propose an approach based on Bayesian statistics, to ensure ecologically interpretable parameters.","container-title":"Ecological Modelling","DOI":"10.1016/j.ecolmodel.2009.01.034","ISSN":"03043800","issue":"8","journalAbbreviation":"Ecological Modelling","language":"en","license":"https://www.elsevier.com/tdm/userlicense/1.0/","page":"1044-1053","source":"DOI.org (Crossref)","title":"Improving inverse model fitting in trees—Anisotropy, multiplicative effects, and Bayes estimation","volume":"220","author":[{"family":"Wälder","given":"Konrad"},{"family":"Näther","given":"Wolfgang"},{"family":"Wagner","given":"Sven"}],"issued":{"date-parts":[["2009",4]]}}}],"schema":"https://github.com/citation-style-language/schema/raw/master/csl-citation.json"} </w:instrText>
      </w:r>
      <w:r w:rsidR="00AC4538">
        <w:rPr>
          <w:rFonts w:ascii="Times New Roman" w:hAnsi="Times New Roman" w:cs="Times New Roman"/>
        </w:rPr>
        <w:fldChar w:fldCharType="separate"/>
      </w:r>
      <w:r w:rsidR="00AC4538" w:rsidRPr="00AC4538">
        <w:rPr>
          <w:rFonts w:ascii="Times New Roman" w:eastAsiaTheme="minorEastAsia" w:hAnsi="Times New Roman" w:cs="Times New Roman"/>
          <w:kern w:val="0"/>
        </w:rPr>
        <w:t>(Nathan and Muller-Landau, 2000; Wälder et al., 2009)</w:t>
      </w:r>
      <w:r w:rsidR="00AC4538">
        <w:rPr>
          <w:rFonts w:ascii="Times New Roman" w:hAnsi="Times New Roman" w:cs="Times New Roman"/>
        </w:rPr>
        <w:fldChar w:fldCharType="end"/>
      </w:r>
      <w:r w:rsidRPr="00150A35">
        <w:rPr>
          <w:rFonts w:ascii="Times New Roman" w:hAnsi="Times New Roman" w:cs="Times New Roman"/>
        </w:rPr>
        <w:t>.</w:t>
      </w:r>
      <w:ins w:id="38" w:author="Sullivan, Lauren" w:date="2025-10-10T18:21:00Z" w16du:dateUtc="2025-10-10T23:21:00Z">
        <w:r w:rsidR="006F1C86">
          <w:rPr>
            <w:rFonts w:ascii="Times New Roman" w:hAnsi="Times New Roman" w:cs="Times New Roman"/>
          </w:rPr>
          <w:t xml:space="preserve"> </w:t>
        </w:r>
        <w:r w:rsidR="006F1C86" w:rsidRPr="005F0E97">
          <w:rPr>
            <w:rFonts w:ascii="Times New Roman" w:hAnsi="Times New Roman" w:cs="Times New Roman"/>
          </w:rPr>
          <w:t>These traps are considered to measure “seed capture”, as traps are empty when placed in the field, and seeds that fall into the traps are captured and measured when traps are removed.</w:t>
        </w:r>
      </w:ins>
      <w:r w:rsidRPr="00150A35">
        <w:rPr>
          <w:rFonts w:ascii="Times New Roman" w:hAnsi="Times New Roman" w:cs="Times New Roman"/>
        </w:rPr>
        <w:t xml:space="preserve"> Seed rain measurements, however, are much less common in ecosystems with </w:t>
      </w:r>
      <w:del w:id="39" w:author="Sullivan, Lauren" w:date="2025-10-10T18:22:00Z" w16du:dateUtc="2025-10-10T23:22:00Z">
        <w:r w:rsidRPr="00150A35" w:rsidDel="006F1C86">
          <w:rPr>
            <w:rFonts w:ascii="Times New Roman" w:hAnsi="Times New Roman" w:cs="Times New Roman"/>
          </w:rPr>
          <w:delText>predominently</w:delText>
        </w:r>
      </w:del>
      <w:ins w:id="40" w:author="Sullivan, Lauren" w:date="2025-10-10T18:22:00Z" w16du:dateUtc="2025-10-10T23:22:00Z">
        <w:r w:rsidR="006F1C86" w:rsidRPr="00150A35">
          <w:rPr>
            <w:rFonts w:ascii="Times New Roman" w:hAnsi="Times New Roman" w:cs="Times New Roman"/>
          </w:rPr>
          <w:t>predominantly</w:t>
        </w:r>
      </w:ins>
      <w:r w:rsidRPr="00150A35">
        <w:rPr>
          <w:rFonts w:ascii="Times New Roman" w:hAnsi="Times New Roman" w:cs="Times New Roman"/>
        </w:rPr>
        <w:t xml:space="preserve"> herbaceous communities (e.g. grasslands, tundra), with only a handful of studies estimating seed rain in grasslands specifically</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{"citationID":"N3LIi1zM","properties":{"formattedCitation":"(Rabinowitz and Rapp, 1980; West and Durham, 1991; Schott and Hamburg, 1997; Kettenring and Galatowitsch, 2011; Willand et al., 2015; Wynne et al., 2024)","plainCitation":"(Rabinowitz and Rapp, 1980; West and Durham, 1991; Schott and Hamburg, 1997; Kettenring and Galatowitsch, 2011; Willand et al., 2015; Wynne et al., 2024)","noteIndex":0},"citationItems":[{"id":993,"uris":["http://zotero.org/users/13713228/items/MZ8KH6YY"],"itemData":{"id":993,"type":"article-journal","container-title":"Journal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K"}],"issued":{"date-parts":[["1980"]]}}},{"id":7138,"uris":["http://zotero.org/users/13713228/items/93IZA7P7"],"itemData":{"id":7138,"type":"article-journal","abstract":"Seeds of many native rangeland species are not reliably available, yet regulations for mine rehabilitation in several western states limit seeding to native species. Attainment of plant community diversity approximating the original situation will require eventual migration of seed from adjacent unmined areas. Seed rain patterns on either native or mined rangelands have rarely been studied. We thus investigated seed rain in transects across a coal stripmine and adjacent native areas in southwestern Wyoming between 1982 and 1988. Total seed rain, life forms represented and species composition varied enormously in both space and time. There was a generally positive correlation between total seed rain and the amount of precipitation received the previous water year. Changes in life form and species composition of the seed rain tracked changes in cover, density and production by annuals early in the recovery of the mined area to later dominance by perennials. Total seed rain in the adjacent native area was much less than on the mined area, but greater in diversity. Windward slopes on the mined area received much less total and diverse seed rain than the leeward slopes. Heavy native seeds, especially those without structural adaptations for wind dispersal, will only move slowly onto mined areas. If their presence on the mined area is required for meeting diversity requirements, special efforts should be made to gather and seed them in the original planting mix before a competitive plant cover develops.","container-title":"Proceedings of the American Society of Mining and Reclamation","language":"en","page":"573-582","source":"Zotero","title":"Seed Rain On and Near a Coal Stripmine in Southwestern Wyoming","author":[{"family":"West","given":"Neil. E."},{"family":"Durham","given":"Susan"}],"issued":{"date-parts":[["1991"]]}}},{"id":5594,"uris":["http://zotero.org/users/13713228/items/3N8S3E5U"],"itemData":{"id":5594,"type":"article-journal","abstract":"The ability of a grassland to regenerate following disturbance depends on the presence of seeds of native plants and the ability of the seeds to germinate. To examine whether the presence or absence of plant propagules influences reestablishment of tallgrass prairie on abandoned agricultural lands, we sampled the seed rain and soil seed bank across a transition from native tallgrass prairie to unmanaged successional grassland (old field). The native prairie seed rain was seven times greater than that of the old field, richer in species (33 vs. 27), and more diverse (diversity index 0.96 vs. 0.73). In addition, the native tallgrass prairie seed bank was three times as dense as the old-field seed bank and contained the seeds of more species (23 vs. 19), but had a lower index than did the old field (0.81 vs. 1.08). One species, Sphenopholis obtusata, present in the prairie, was observed dispersing to the old-field plot, but was absent in the old-field plot; this observation suggests that at least some species are unable to establish on the old-field plot. Thus, the ability of a native grassland to reestablish may be limited by the dispersal ability of native species and the ability to establish once dispersed.","container-title":"Canadian Journal of Botany","DOI":"10.1139/b97-001","ISSN":"00084026","issue":"1","note":"Citation Key: Schott1997","page":"1-7","title":"The seed rain and seed bank of an adjacent native tallgrass prairie and old field","volume":"75","author":[{"family":"Schott","given":"G. W."},{"family":"Hamburg","given":"S. P."}],"issued":{"date-parts":[["1997"]]}}},{"id":7136,"uris":["http://zotero.org/users/13713228/items/8MCZ7IUM"],"itemData":{"id":7136,"type":"article-journal","container-title":"Wetlands","DOI":"10.1007/s13157-011-0159-6","ISSN":"0277-5212, 1943-6246","issue":"2","journalAbbreviation":"Wetlands","language":"en","license":"http://www.springer.com/tdm","page":"283-294","source":"DOI.org (Crossref)","title":"Seed Rain of Restored and Natural Prairie Wetlands","volume":"31","author":[{"family":"Kettenring","given":"Karin M."},{"family":"Galatowitsch","given":"Susan M."}],"issued":{"date-parts":[["2011",4]]}}},{"id":7140,"uris":["http://zotero.org/users/13713228/items/IG262YTA"],"itemData":{"id":7140,"type":"article-journal","abstract":"Methods: Abundance and richness of ramets, emerged seedlings, seed rain and the soil seed bank were measured in a restoration experiment consisting of a split-plot design with population source of dominant grasses (cultivar vs local ecotype) as the whole-plot factor and sown subordinate species (three unique pools of non-dominant species) as the subplot factor, respectively. Different sown species pools were included to assess whether any observed differences in propagule abundance or richness between the dominant species sources was generalizable across varying interspeciﬁc interactions.\nResults: Abundance of emerged ramets was similar between communities sown with cultivar and local ecotypes of the dominant grasses, but differed among sown species pools in prairie restored with cultivars but not with local ecotypes. Number of emerged seedlings also differed among species pools, but only in communities sown with local ecotypes of the dominant grasses. There was also higher seedling emergence in communities sown with local ecotypes relative to cultivars of the dominant grasses in one species pool. Richness of the seed rain was inﬂuenced by an interaction between dominant grass population source and sown species pool, resulting from (1) higher richness in prairie restored with local ecotypes than cultivars of the native grasses in one species pool, and (2) differences in richness among species pools that occurred only in prairie restored with the local ecotype grass source. Abundance and richness of the seed bank was not affected by dominant grass population source.\nConclusions: This study addressed a poorly understood potential effect of using cultivars in ecological restoration, speciﬁcally on the abundance and supply of propagules for community assembly. We found no consistent negative effect of dominant grass cultivars on propagule supply. These results suggest that if both local ecotype and cultivar sources are available for restoration, using local ecotypes could result in more seedling germination and richness in the seed rain.","container-title":"Journal of Vegetation Science","DOI":"10.1111/jvs.12257","ISSN":"1100-9233, 1654-1103","issue":"3","journalAbbreviation":"J Vegetation Science","language":"en","license":"http://onlinelibrary.wiley.com/termsAndConditions#vor","page":"421-430","source":"DOI.org (Crossref)","title":"Propagule abundance and richness are equivalent or higher in communities restored with local ecotypes relative to cultivars of dominant species","volume":"26","author":[{"family":"Willand","given":"Jason E."},{"family":"Baer","given":"Sara G."},{"family":"Gibson","given":"David J."}],"editor":[{"family":"Zobel","given":"Martin"}],"issued":{"date-parts":[["2015",5]]}}},{"id":7134,"uris":["http://zotero.org/users/13713228/items/2XZCQZ5Q"],"itemData":{"id":7134,"type":"article-journal","abstract":"Abstract\n            \n              \n                \n                  Seed rain is an influential process related to plant community diversity, composition and regeneration. However, knowledge of seed rain patterns is limited to those observed in forests and late‐assembling grasslands, which might not reflect early assembling communities such as newly restored grasslands. Resolving this gap in our understanding provides further insight into the role of seed dispersal.\n                \n                \n                  Here, we measured seed rain in a remnant tallgrass prairie, which was the site of the foundational grassland seed rain study in 1978, and a nearby chronosequence of tallgrass prairie restorations. We sought to determine how the quantity, seed mass traits, timing, diversity and composition of seed rain changed (1) long‐term and (2) during community assembly. To do so, we deployed artificial turf grass seed traps into 2‐year‐old, 5–6‐year‐old and 15‐year‐old restored prairies and the remnant prairie, replacing traps every 2 weeks from May to December 2019.\n                \n                \n                  We captured over twice the density and richness of seed rain in the remnant prairie in 2019 compared to 1978. We also found that seed rain patterns changed as prairies aged, with each prairie possessing a distinct community of dispersing species. Significantly more seeds, seed biomass, and species were captured in the youngest restored prairie. However, seed mass traits were similar in all prairies. Except for composition, all other seed rain metrics in the oldest restoration were eventually comparable to the remnant prairie.\n                \n                \n                  \n                    Synthesis and applications\n                    : Our results revealed that grasslands, notably young prairies, produce larger quantities of seed rain than previously known (124,806 seeds m\n                    −2\n                    year\n                    −1\n                    , 97.24 g m\n                    −2\n                     year\n                    −1\n                    ), and seed input in all sampled prairies far exceeded restoration broadcast seeding densities. We further found that decreases in seed rain quantity across the chronosequence did not correspond with increases in seed mass, suggesting a lack of trade‐offs between these metrics. Furthermore, tallgrass prairie restorations have not replicated the composition of seed rain seen in remnant systems. Increasing restoration seeding rates of desirable species may be needed to meet composition goals since current rates may not compete with the propagule pressure of undesirable species found in newly restored prairies.","container-title":"Journal of Applied Ecology","DOI":"10.1111/1365-2664.14806","ISSN":"0021-8901, 1365-2664","issue":"12","journalAbbreviation":"Journal of Applied Ecology","language":"en","page":"3017-3027","source":"DOI.org (Crossref)","title":"Quantifying seed rain patterns in a remnant and a chronosequence of restored tallgrass prairies in north central Missouri","volume":"61","author":[{"family":"Wynne","given":"K. Carter"},{"family":"Parker‐Smith","given":"Maya J."},{"family":"Murdock","given":"Erica M."},{"family":"Sullivan","given":"Lauren L."}],"issued":{"date-parts":[["2024",12]]}}}],"schema":"https://github.com/citation-style-language/schema/raw/master/csl-citation.json"}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(Rabinowitz and Rapp, 1980; West and Durham, 1991; Schott and Hamburg, 1997; Kettenring and Galatowitsch, 2011; Willand et al., 2015; Wynne et al., 2024)</w:t>
      </w:r>
      <w:r w:rsidR="00AC4538">
        <w:rPr>
          <w:rFonts w:ascii="Times New Roman" w:hAnsi="Times New Roman" w:cs="Times New Roman"/>
        </w:rPr>
        <w:fldChar w:fldCharType="end"/>
      </w:r>
      <w:r w:rsidRPr="00150A35">
        <w:rPr>
          <w:rFonts w:ascii="Times New Roman" w:hAnsi="Times New Roman" w:cs="Times New Roman"/>
        </w:rPr>
        <w:t xml:space="preserve">. This dearth of knowledge on herbaceous seed rain likely occurs because </w:t>
      </w:r>
      <w:del w:id="41" w:author="Sullivan, Lauren" w:date="2025-10-10T18:23:00Z" w16du:dateUtc="2025-10-10T23:23:00Z">
        <w:r w:rsidRPr="00150A35" w:rsidDel="006F1C86">
          <w:rPr>
            <w:rFonts w:ascii="Times New Roman" w:hAnsi="Times New Roman" w:cs="Times New Roman"/>
          </w:rPr>
          <w:delText xml:space="preserve">recovering </w:delText>
        </w:r>
      </w:del>
      <w:ins w:id="42" w:author="Sullivan, Lauren" w:date="2025-10-10T18:23:00Z" w16du:dateUtc="2025-10-10T23:23:00Z">
        <w:r w:rsidR="006F1C86">
          <w:rPr>
            <w:rFonts w:ascii="Times New Roman" w:hAnsi="Times New Roman" w:cs="Times New Roman"/>
          </w:rPr>
          <w:t>capturing</w:t>
        </w:r>
        <w:r w:rsidR="006F1C86" w:rsidRPr="00150A35">
          <w:rPr>
            <w:rFonts w:ascii="Times New Roman" w:hAnsi="Times New Roman" w:cs="Times New Roman"/>
          </w:rPr>
          <w:t xml:space="preserve"> </w:t>
        </w:r>
      </w:ins>
      <w:r w:rsidRPr="00150A35">
        <w:rPr>
          <w:rFonts w:ascii="Times New Roman" w:hAnsi="Times New Roman" w:cs="Times New Roman"/>
        </w:rPr>
        <w:t>small herbaceous seeds is challenging</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{"citationID":"NvD60uGm","properties":{"formattedCitation":"(Myers and Harms, 2009)","plainCitation":"(Myers and Harms, 2009)","noteIndex":0},"citationItems":[{"id":6271,"uris":["http://zotero.org/users/13713228/items/TFGAEZYZ"],"itemData":{"id":6271,"type":"article-journal","abstract":"Theoretical models predict that effects of dispersal on local biodiversity are influenced by the size and composition of the species pool, as well as ecological filters that limit local species membership. We tested these predictions by conducting a meta-analysis of 28 studies encompassing 62 experiments examining effects of propagule supply (seed arrival) on plant species richness under contrasting intensities of ecological filters (owing to disturbance and resource availability). Seed arrival increased local species richness in a wide range of communities (forest, grassland, montane, savanna, wetland), resulting in a positive mean effect size across experiments. Mean effect size was 70% higher in disturbed relative to undisturbed communities, suggesting that disturbance increases recruitment opportunities for immigrating species. In contrast, effect size was not significantly influenced by nutrient or water availability. Among seed-addition experiments, effect size was positively correlated with species and functional diversity within the pool of added seeds (species evenness and seed-size diversity), primarily in disturbed communities. Our analysis provides experimental support for the general hypothesis that species pools and local environmental heterogeneity interactively structure plant communities. We highlight empirical gaps that can be addressed by future experiments and discuss implications for community assembly, species coexistence, and the maintenance of biodiversity. © 2009 Blackwell Publishing Ltd/CNRS.","container-title":"Ecology Letters","DOI":"10.1111/j.1461-0248.2009.01373.x","ISSN":"1461023X","issue":"11","note":"PMID: 19723285","page":"1250-1260","title":"Seed arrival, ecological filters, and plant species richness: A meta-analysis","volume":"12","author":[{"family":"Myers","given":"Jonathan A."},{"family":"Harms","given":"Kyle E."}],"issued":{"date-parts":[["2009",11]]}}}],"schema":"https://github.com/citation-style-language/schema/raw/master/csl-citation.json"}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(Myers and Harms, 2009)</w:t>
      </w:r>
      <w:r w:rsidR="00AC4538">
        <w:rPr>
          <w:rFonts w:ascii="Times New Roman" w:hAnsi="Times New Roman" w:cs="Times New Roman"/>
        </w:rPr>
        <w:fldChar w:fldCharType="end"/>
      </w:r>
      <w:r w:rsidRPr="00150A35">
        <w:rPr>
          <w:rFonts w:ascii="Times New Roman" w:hAnsi="Times New Roman" w:cs="Times New Roman"/>
        </w:rPr>
        <w:t xml:space="preserve"> and seed identification resources for even common species’ can be scarce</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{"citationID":"IG6NN8rS","properties":{"formattedCitation":"(Wynne et al., 2024)","plainCitation":"(Wynne et al., 2024)","noteIndex":0},"citationItems":[{"id":7134,"uris":["http://zotero.org/users/13713228/items/2XZCQZ5Q"],"itemData":{"id":7134,"type":"article-journal","abstract":"Abstract\n            \n              \n                \n                  Seed rain is an influential process related to plant community diversity, composition and regeneration. However, knowledge of seed rain patterns is limited to those observed in forests and late‐assembling grasslands, which might not reflect early assembling communities such as newly restored grasslands. Resolving this gap in our understanding provides further insight into the role of seed dispersal.\n                \n                \n                  Here, we measured seed rain in a remnant tallgrass prairie, which was the site of the foundational grassland seed rain study in 1978, and a nearby chronosequence of tallgrass prairie restorations. We sought to determine how the quantity, seed mass traits, timing, diversity and composition of seed rain changed (1) long‐term and (2) during community assembly. To do so, we deployed artificial turf grass seed traps into 2‐year‐old, 5–6‐year‐old and 15‐year‐old restored prairies and the remnant prairie, replacing traps every 2 weeks from May to December 2019.\n                \n                \n                  We captured over twice the density and richness of seed rain in the remnant prairie in 2019 compared to 1978. We also found that seed rain patterns changed as prairies aged, with each prairie possessing a distinct community of dispersing species. Significantly more seeds, seed biomass, and species were captured in the youngest restored prairie. However, seed mass traits were similar in all prairies. Except for composition, all other seed rain metrics in the oldest restoration were eventually comparable to the remnant prairie.\n                \n                \n                  \n                    Synthesis and applications\n                    : Our results revealed that grasslands, notably young prairies, produce larger quantities of seed rain than previously known (124,806 seeds m\n                    −2\n                    year\n                    −1\n                    , 97.24 g m\n                    −2\n                     year\n                    −1\n                    ), and seed input in all sampled prairies far exceeded restoration broadcast seeding densities. We further found that decreases in seed rain quantity across the chronosequence did not correspond with increases in seed mass, suggesting a lack of trade‐offs between these metrics. Furthermore, tallgrass prairie restorations have not replicated the composition of seed rain seen in remnant systems. Increasing restoration seeding rates of desirable species may be needed to meet composition goals since current rates may not compete with the propagule pressure of undesirable species found in newly restored prairies.","container-title":"Journal of Applied Ecology","DOI":"10.1111/1365-2664.14806","ISSN":"0021-8901, 1365-2664","issue":"12","journalAbbreviation":"Journal of Applied Ecology","language":"en","page":"3017-3027","source":"DOI.org (Crossref)","title":"Quantifying seed rain patterns in a remnant and a chronosequence of restored tallgrass prairies in north central Missouri","volume":"61","author":[{"family":"Wynne","given":"K. Carter"},{"family":"Parker‐Smith","given":"Maya J."},{"family":"Murdock","given":"Erica M."},{"family":"Sullivan","given":"Lauren L."}],"issued":{"date-parts":[["2024",12]]}}}],"schema":"https://github.com/citation-style-language/schema/raw/master/csl-citation.json"}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(Wynne et al., 2024)</w:t>
      </w:r>
      <w:r w:rsidR="00AC4538">
        <w:rPr>
          <w:rFonts w:ascii="Times New Roman" w:hAnsi="Times New Roman" w:cs="Times New Roman"/>
        </w:rPr>
        <w:fldChar w:fldCharType="end"/>
      </w:r>
      <w:r w:rsidRPr="00150A35">
        <w:rPr>
          <w:rFonts w:ascii="Times New Roman" w:hAnsi="Times New Roman" w:cs="Times New Roman"/>
        </w:rPr>
        <w:t xml:space="preserve">. The main method for capturing seed rain in grasslands is via sticky traps, where a flat surface (often a </w:t>
      </w:r>
      <w:del w:id="43" w:author="Sullivan, Lauren" w:date="2025-10-24T15:03:00Z" w16du:dateUtc="2025-10-24T19:03:00Z">
        <w:r w:rsidRPr="00150A35" w:rsidDel="00514DB6">
          <w:rPr>
            <w:rFonts w:ascii="Times New Roman" w:hAnsi="Times New Roman" w:cs="Times New Roman"/>
          </w:rPr>
          <w:delText xml:space="preserve">petri </w:delText>
        </w:r>
      </w:del>
      <w:ins w:id="44" w:author="Sullivan, Lauren" w:date="2025-10-24T15:03:00Z" w16du:dateUtc="2025-10-24T19:03:00Z">
        <w:r w:rsidR="00514DB6">
          <w:rPr>
            <w:rFonts w:ascii="Times New Roman" w:hAnsi="Times New Roman" w:cs="Times New Roman"/>
          </w:rPr>
          <w:t>Petri</w:t>
        </w:r>
        <w:r w:rsidR="00514DB6" w:rsidRPr="00150A35">
          <w:rPr>
            <w:rFonts w:ascii="Times New Roman" w:hAnsi="Times New Roman" w:cs="Times New Roman"/>
          </w:rPr>
          <w:t xml:space="preserve"> </w:t>
        </w:r>
      </w:ins>
      <w:r w:rsidRPr="00150A35">
        <w:rPr>
          <w:rFonts w:ascii="Times New Roman" w:hAnsi="Times New Roman" w:cs="Times New Roman"/>
        </w:rPr>
        <w:t>dish) is sprayed with a sticky substance, and seeds that falls onto the surface are captured and later recorded</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{"citationID":"hOYV21u3","properties":{"formattedCitation":"(Rabinowitz and Rapp, 1980)","plainCitation":"(Rabinowitz and Rapp, 1980)","noteIndex":0},"citationItems":[{"id":993,"uris":["http://zotero.org/users/13713228/items/MZ8KH6YY"],"itemData":{"id":993,"type":"article-journal","container-title":"Journal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(Rabinowitz and Rapp, 1980)</w:t>
      </w:r>
      <w:r w:rsidR="00AC4538">
        <w:rPr>
          <w:rFonts w:ascii="Times New Roman" w:hAnsi="Times New Roman" w:cs="Times New Roman"/>
        </w:rPr>
        <w:fldChar w:fldCharType="end"/>
      </w:r>
      <w:r w:rsidRPr="00150A35">
        <w:rPr>
          <w:rFonts w:ascii="Times New Roman" w:hAnsi="Times New Roman" w:cs="Times New Roman"/>
        </w:rPr>
        <w:t xml:space="preserve">. Sticky traps present multiple practical problems, including that they </w:t>
      </w:r>
      <w:del w:id="45" w:author="Sullivan, Lauren" w:date="2025-10-10T18:23:00Z" w16du:dateUtc="2025-10-10T23:23:00Z">
        <w:r w:rsidRPr="00150A35" w:rsidDel="006F1C86">
          <w:rPr>
            <w:rFonts w:ascii="Times New Roman" w:hAnsi="Times New Roman" w:cs="Times New Roman"/>
          </w:rPr>
          <w:delText xml:space="preserve">have </w:delText>
        </w:r>
      </w:del>
      <w:ins w:id="46" w:author="Sullivan, Lauren" w:date="2025-10-10T18:23:00Z" w16du:dateUtc="2025-10-10T23:23:00Z">
        <w:r w:rsidR="006F1C86">
          <w:rPr>
            <w:rFonts w:ascii="Times New Roman" w:hAnsi="Times New Roman" w:cs="Times New Roman"/>
          </w:rPr>
          <w:t>need</w:t>
        </w:r>
        <w:r w:rsidR="006F1C86" w:rsidRPr="00150A35">
          <w:rPr>
            <w:rFonts w:ascii="Times New Roman" w:hAnsi="Times New Roman" w:cs="Times New Roman"/>
          </w:rPr>
          <w:t xml:space="preserve"> </w:t>
        </w:r>
      </w:ins>
      <w:r w:rsidRPr="00150A35">
        <w:rPr>
          <w:rFonts w:ascii="Times New Roman" w:hAnsi="Times New Roman" w:cs="Times New Roman"/>
        </w:rPr>
        <w:t xml:space="preserve">to be replaced frequently because the sticky surface can become completely covered in leaves and debris, thereby blocking newly fallen seeds from capture. Furthermore, sticky traps are no longer sticky once temperatures fall below freezing, despite this being a critical time for </w:t>
      </w:r>
      <w:r w:rsidRPr="00150A35">
        <w:rPr>
          <w:rFonts w:ascii="Times New Roman" w:hAnsi="Times New Roman" w:cs="Times New Roman"/>
        </w:rPr>
        <w:lastRenderedPageBreak/>
        <w:t>seed dispersal in temperate grasslands</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{"citationID":"sF6EIsrv","properties":{"formattedCitation":"(Rabinowitz and Rapp, 1980)","plainCitation":"(Rabinowitz and Rapp, 1980)","noteIndex":0},"citationItems":[{"id":993,"uris":["http://zotero.org/users/13713228/items/MZ8KH6YY"],"itemData":{"id":993,"type":"article-journal","container-title":"Journal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(Rabinowitz and Rapp, 1980)</w:t>
      </w:r>
      <w:r w:rsidR="00AC4538">
        <w:rPr>
          <w:rFonts w:ascii="Times New Roman" w:hAnsi="Times New Roman" w:cs="Times New Roman"/>
        </w:rPr>
        <w:fldChar w:fldCharType="end"/>
      </w:r>
      <w:r w:rsidRPr="00150A35">
        <w:rPr>
          <w:rFonts w:ascii="Times New Roman" w:hAnsi="Times New Roman" w:cs="Times New Roman"/>
        </w:rPr>
        <w:t xml:space="preserve">. Lastly, using </w:t>
      </w:r>
      <w:del w:id="47" w:author="Sullivan, Lauren" w:date="2025-10-10T18:24:00Z" w16du:dateUtc="2025-10-10T23:24:00Z">
        <w:r w:rsidRPr="00150A35" w:rsidDel="006F1C86">
          <w:rPr>
            <w:rFonts w:ascii="Times New Roman" w:hAnsi="Times New Roman" w:cs="Times New Roman"/>
          </w:rPr>
          <w:delText xml:space="preserve">recovered </w:delText>
        </w:r>
      </w:del>
      <w:ins w:id="48" w:author="Sullivan, Lauren" w:date="2025-10-10T18:24:00Z" w16du:dateUtc="2025-10-10T23:24:00Z">
        <w:r w:rsidR="006F1C86">
          <w:rPr>
            <w:rFonts w:ascii="Times New Roman" w:hAnsi="Times New Roman" w:cs="Times New Roman"/>
          </w:rPr>
          <w:t>captured</w:t>
        </w:r>
        <w:r w:rsidR="006F1C86" w:rsidRPr="00150A35">
          <w:rPr>
            <w:rFonts w:ascii="Times New Roman" w:hAnsi="Times New Roman" w:cs="Times New Roman"/>
          </w:rPr>
          <w:t xml:space="preserve"> </w:t>
        </w:r>
      </w:ins>
      <w:r w:rsidRPr="00150A35">
        <w:rPr>
          <w:rFonts w:ascii="Times New Roman" w:hAnsi="Times New Roman" w:cs="Times New Roman"/>
        </w:rPr>
        <w:t>seeds from sticky traps for additional work, such as germination trials or trait measurement, is rarely possible as seeds become coated with the sticky residue.</w:t>
      </w:r>
    </w:p>
    <w:p w14:paraId="10A8D7DF" w14:textId="37D03CB9" w:rsidR="00097897" w:rsidRPr="00150A35" w:rsidRDefault="003D29FB" w:rsidP="00AC4538">
      <w:pPr>
        <w:spacing w:after="1"/>
        <w:ind w:left="-5" w:right="182" w:firstLine="725"/>
        <w:rPr>
          <w:rFonts w:ascii="Times New Roman" w:hAnsi="Times New Roman" w:cs="Times New Roman"/>
        </w:rPr>
      </w:pPr>
      <w:r w:rsidRPr="00150A35">
        <w:rPr>
          <w:rFonts w:ascii="Times New Roman" w:hAnsi="Times New Roman" w:cs="Times New Roman"/>
        </w:rPr>
        <w:t>An alternative method for measuring seed rain is to use artificial grass carpets. With this method, artificial grass patches are fixed to the ground, seeds are dispersed into traps, and they are caught in artificial grass strands. This method is used to sample seed rain in the Arctic</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{"citationID":"firzita1","properties":{"formattedCitation":"(Ulf Molau, 1996; Molau and Larsson, 2000)","plainCitation":"(Ulf Molau, 1996; Molau and Larsson, 2000)","noteIndex":0},"citationItems":[{"id":5592,"uris":["http://zotero.org/users/13713228/items/7MHKR2XA"],"itemData":{"id":5592,"type":"chapter","container-title":"ITEX Manual","note":"Citation Key: UlfMolau1996","page":"42","title":"Seed rain monitoring at ITEX sites","author":[{"literal":"Ulf Molau"}],"editor":[{"family":"Molau","given":"U."},{"family":"Molgaard","given":"P."}],"issued":{"date-parts":[["1996"]]}}},{"id":5036,"uris":["http://zotero.org/users/13713228/items/343B3VFQ"],"itemData":{"id":5036,"type":"article-journal","abstract":"We studied the seed flux, including seed rain and seed bank (germinable and total), at twelve sites along an altitudinal gradient in the Abisko area in northernmost Swedish Lapland during a period of 3 years with contrasting summer climates. The study sites were evenly spaced in altitude from the timberline at 700 m above sea level to the highest peaks in the area (1560 m). A subalpine birch forest site was included for comparison. Each site was equipped with seed traps, replaced and emptied directly upon snow-melt each summer. Soil samples for seed bank assessment were taken at all sites, and inventories of the vascular plant flora were carried out in the 10 m radius neighborhood of the traps. The results revealed high variation among years with regard to seed rain and its partitioning over various functional types of plants. Even though most of the seed rain could be attributed to species present in the plant community of the trap sites themselves, some more long-distance dispersal takes place every year. A number of extrazonal recoveries are reported, often several hundred m above the distributional limit of the species. Even though seed number and species diversity declined rapidly from seed rain over total seed bank to germinable seed bank, the correlation among all three aspects of the seed pool was high. The dominant species in the seed flux at moderate altitudes, Empetrum hermaphroditum Hagerup, has a persistent seed bank with an average turnover of more than 200 years.","container-title":"Canadian Journal of Botany","DOI":"10.1139/cjb-78-6-728","ISSN":"14803305","issue":"6","note":"Citation Key: Molau2000\nISBN: 0008-4026","page":"728-747","title":"Seed rain and seed bank along an alpine altitudinal gradient in Swedish Lapland","volume":"78","author":[{"family":"Molau","given":"Ulf"},{"family":"Larsson","given":"Eva-Lena"}],"issued":{"date-parts":[["2000"]]}}}],"schema":"https://github.com/citation-style-language/schema/raw/master/csl-citation.json"}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(Ulf Molau, 1996; Molau and Larsson, 2000)</w:t>
      </w:r>
      <w:r w:rsidR="00AC4538">
        <w:rPr>
          <w:rFonts w:ascii="Times New Roman" w:hAnsi="Times New Roman" w:cs="Times New Roman"/>
        </w:rPr>
        <w:fldChar w:fldCharType="end"/>
      </w:r>
      <w:r w:rsidRPr="00150A35">
        <w:rPr>
          <w:rFonts w:ascii="Times New Roman" w:hAnsi="Times New Roman" w:cs="Times New Roman"/>
        </w:rPr>
        <w:t>, and provides a potential solution to the many issues that arise with collecting seed rain via sticky traps in grasslands more generally. Artificial grass can remain in the field for long periods of time and still capture seeds, withstand large temperature and hydrologic fluctuations, and collected seeds can be germinated after capture should visual identification not be possible due to lack of seed identification resources</w:t>
      </w:r>
      <w:r w:rsidR="00AC4538">
        <w:rPr>
          <w:rFonts w:ascii="Times New Roman" w:hAnsi="Times New Roman" w:cs="Times New Roman"/>
        </w:rPr>
        <w:t xml:space="preserve"> </w:t>
      </w:r>
      <w:r w:rsidR="00AC4538">
        <w:rPr>
          <w:rFonts w:ascii="Times New Roman" w:hAnsi="Times New Roman" w:cs="Times New Roman"/>
        </w:rPr>
        <w:fldChar w:fldCharType="begin"/>
      </w:r>
      <w:r w:rsidR="00AC4538">
        <w:rPr>
          <w:rFonts w:ascii="Times New Roman" w:hAnsi="Times New Roman" w:cs="Times New Roman"/>
        </w:rPr>
        <w:instrText xml:space="preserve"> ADDIN ZOTERO_ITEM CSL_CITATION {"citationID":"UBFRVRmt","properties":{"formattedCitation":"(Ulf Molau, 1996; Wolters et al., 2004)","plainCitation":"(Ulf Molau, 1996; Wolters et al., 2004)","noteIndex":0},"citationItems":[{"id":5592,"uris":["http://zotero.org/users/13713228/items/7MHKR2XA"],"itemData":{"id":5592,"type":"chapter","container-title":"ITEX Manual","note":"Citation Key: UlfMolau1996","page":"42","title":"Seed rain monitoring at ITEX sites","author":[{"literal":"Ulf Molau"}],"editor":[{"family":"Molau","given":"U."},{"family":"Molgaard","given":"P."}],"issued":{"date-parts":[["1996"]]}}},{"id":5582,"uris":["http://zotero.org/users/13713228/items/RDJXDBR7"],"itemData":{"id":5582,"type":"article-journal","abstract":"1. Astroturf mats can effectively trap diaspores dispersed by tidal water. 2. Within four tidal inundations, up to 745 propagules per m2 and between three and eight different species per astroturf mat were trapped. Overall, 15 different species were collected on the astroturf mats, 10 of which were also present in the local vegetation. The other five species must have come from further away, making the method also suitable for studying long-distance dispersal. 3. The seed-retaining ability of the astroturf did not differ significantly for species with different seed characteristics. 4. The method will be useful for assessing actual seed dispersal at specific sites and over specific periods of time, and has particular relevance in predicting and evaluating the success of ecological restoration projects.","container-title":"Functional Ecology","DOI":"10.1111/j.1365-2435.2004.00813.x","ISSN":"02698463","issue":"1","note":"Citation Key: Wolters2004","page":"141-147","title":"Astroturf seed traps for studying hydrochory","volume":"18","author":[{"family":"Wolters","given":"M."},{"family":"Geertsema","given":"J."},{"family":"Chang","given":"E. R."},{"family":"Veeneklaas","given":"R. M."},{"family":"Carey","given":"P. D."},{"family":"Bakker","given":"J. P."}],"issued":{"date-parts":[["2004"]]}}}],"schema":"https://github.com/citation-style-language/schema/raw/master/csl-citation.json"} </w:instrText>
      </w:r>
      <w:r w:rsidR="00AC4538">
        <w:rPr>
          <w:rFonts w:ascii="Times New Roman" w:hAnsi="Times New Roman" w:cs="Times New Roman"/>
        </w:rPr>
        <w:fldChar w:fldCharType="separate"/>
      </w:r>
      <w:r w:rsidR="00AC4538">
        <w:rPr>
          <w:rFonts w:ascii="Times New Roman" w:hAnsi="Times New Roman" w:cs="Times New Roman"/>
          <w:noProof/>
        </w:rPr>
        <w:t>(Ulf Molau, 1996; Wolters et al., 2004)</w:t>
      </w:r>
      <w:r w:rsidR="00AC4538">
        <w:rPr>
          <w:rFonts w:ascii="Times New Roman" w:hAnsi="Times New Roman" w:cs="Times New Roman"/>
        </w:rPr>
        <w:fldChar w:fldCharType="end"/>
      </w:r>
      <w:r w:rsidRPr="00150A35">
        <w:rPr>
          <w:rFonts w:ascii="Times New Roman" w:hAnsi="Times New Roman" w:cs="Times New Roman"/>
        </w:rPr>
        <w:t xml:space="preserve">. These features make artificial grass </w:t>
      </w:r>
      <w:del w:id="49" w:author="Sullivan, Lauren" w:date="2025-10-24T15:08:00Z" w16du:dateUtc="2025-10-24T19:08:00Z">
        <w:r w:rsidRPr="00150A35" w:rsidDel="008D40B8">
          <w:rPr>
            <w:rFonts w:ascii="Times New Roman" w:hAnsi="Times New Roman" w:cs="Times New Roman"/>
          </w:rPr>
          <w:delText xml:space="preserve">carpets </w:delText>
        </w:r>
      </w:del>
      <w:ins w:id="50" w:author="Sullivan, Lauren" w:date="2025-10-24T15:08:00Z" w16du:dateUtc="2025-10-24T19:08:00Z">
        <w:r w:rsidR="008D40B8">
          <w:rPr>
            <w:rFonts w:ascii="Times New Roman" w:hAnsi="Times New Roman" w:cs="Times New Roman"/>
          </w:rPr>
          <w:t>traps</w:t>
        </w:r>
        <w:r w:rsidR="008D40B8" w:rsidRPr="00150A35">
          <w:rPr>
            <w:rFonts w:ascii="Times New Roman" w:hAnsi="Times New Roman" w:cs="Times New Roman"/>
          </w:rPr>
          <w:t xml:space="preserve"> </w:t>
        </w:r>
      </w:ins>
      <w:r w:rsidRPr="00150A35">
        <w:rPr>
          <w:rFonts w:ascii="Times New Roman" w:hAnsi="Times New Roman" w:cs="Times New Roman"/>
        </w:rPr>
        <w:t xml:space="preserve">a viable option for seed rain studies in grasslands. For example, recently Wynne et al. 2024 used artificial grass </w:t>
      </w:r>
      <w:del w:id="51" w:author="Sullivan, Lauren" w:date="2025-10-24T15:08:00Z" w16du:dateUtc="2025-10-24T19:08:00Z">
        <w:r w:rsidRPr="00150A35" w:rsidDel="008D40B8">
          <w:rPr>
            <w:rFonts w:ascii="Times New Roman" w:hAnsi="Times New Roman" w:cs="Times New Roman"/>
          </w:rPr>
          <w:delText xml:space="preserve">carpets </w:delText>
        </w:r>
      </w:del>
      <w:ins w:id="52" w:author="Sullivan, Lauren" w:date="2025-10-27T14:56:00Z" w16du:dateUtc="2025-10-27T18:56:00Z">
        <w:r w:rsidR="00EC6E72">
          <w:rPr>
            <w:rFonts w:ascii="Times New Roman" w:hAnsi="Times New Roman" w:cs="Times New Roman"/>
          </w:rPr>
          <w:t>carpets</w:t>
        </w:r>
      </w:ins>
      <w:ins w:id="53" w:author="Sullivan, Lauren" w:date="2025-10-24T15:08:00Z" w16du:dateUtc="2025-10-24T19:08:00Z">
        <w:r w:rsidR="008D40B8">
          <w:rPr>
            <w:rFonts w:ascii="Times New Roman" w:hAnsi="Times New Roman" w:cs="Times New Roman"/>
          </w:rPr>
          <w:t xml:space="preserve"> </w:t>
        </w:r>
      </w:ins>
      <w:r w:rsidRPr="00150A35">
        <w:rPr>
          <w:rFonts w:ascii="Times New Roman" w:hAnsi="Times New Roman" w:cs="Times New Roman"/>
        </w:rPr>
        <w:t xml:space="preserve">for capturing seed rain in a successional </w:t>
      </w:r>
      <w:proofErr w:type="spellStart"/>
      <w:r w:rsidRPr="00150A35">
        <w:rPr>
          <w:rFonts w:ascii="Times New Roman" w:hAnsi="Times New Roman" w:cs="Times New Roman"/>
        </w:rPr>
        <w:t>chronosequence</w:t>
      </w:r>
      <w:proofErr w:type="spellEnd"/>
      <w:r w:rsidRPr="00150A35">
        <w:rPr>
          <w:rFonts w:ascii="Times New Roman" w:hAnsi="Times New Roman" w:cs="Times New Roman"/>
        </w:rPr>
        <w:t xml:space="preserve"> of temperate tallgrass prairies and were able to </w:t>
      </w:r>
      <w:del w:id="54" w:author="Sullivan, Lauren" w:date="2025-10-10T18:25:00Z" w16du:dateUtc="2025-10-10T23:25:00Z">
        <w:r w:rsidRPr="00150A35" w:rsidDel="006F1C86">
          <w:rPr>
            <w:rFonts w:ascii="Times New Roman" w:hAnsi="Times New Roman" w:cs="Times New Roman"/>
          </w:rPr>
          <w:delText xml:space="preserve">recover </w:delText>
        </w:r>
      </w:del>
      <w:ins w:id="55" w:author="Sullivan, Lauren" w:date="2025-10-10T18:25:00Z" w16du:dateUtc="2025-10-10T23:25:00Z">
        <w:r w:rsidR="006F1C86">
          <w:rPr>
            <w:rFonts w:ascii="Times New Roman" w:hAnsi="Times New Roman" w:cs="Times New Roman"/>
          </w:rPr>
          <w:t>identify</w:t>
        </w:r>
        <w:r w:rsidR="006F1C86" w:rsidRPr="00150A35">
          <w:rPr>
            <w:rFonts w:ascii="Times New Roman" w:hAnsi="Times New Roman" w:cs="Times New Roman"/>
          </w:rPr>
          <w:t xml:space="preserve"> </w:t>
        </w:r>
      </w:ins>
      <w:r w:rsidRPr="00150A35">
        <w:rPr>
          <w:rFonts w:ascii="Cambria Math" w:hAnsi="Cambria Math" w:cs="Cambria Math"/>
        </w:rPr>
        <w:t>∼</w:t>
      </w:r>
      <w:r w:rsidRPr="00150A35">
        <w:rPr>
          <w:rFonts w:ascii="Times New Roman" w:hAnsi="Times New Roman" w:cs="Times New Roman"/>
        </w:rPr>
        <w:t xml:space="preserve">27,000-124,000 seeds per square meter depending on the age of the grassland. Although the artificial grass carpet method appears promising for widespread use for collecting seed rain in grasslands, we currently lack a comparison between this and the sticky trap method to compare their ability to </w:t>
      </w:r>
      <w:del w:id="56" w:author="Sullivan, Lauren" w:date="2025-10-10T18:25:00Z" w16du:dateUtc="2025-10-10T23:25:00Z">
        <w:r w:rsidRPr="00150A35" w:rsidDel="006F1C86">
          <w:rPr>
            <w:rFonts w:ascii="Times New Roman" w:hAnsi="Times New Roman" w:cs="Times New Roman"/>
          </w:rPr>
          <w:delText xml:space="preserve">recover </w:delText>
        </w:r>
      </w:del>
      <w:ins w:id="57" w:author="Sullivan, Lauren" w:date="2025-10-10T18:25:00Z" w16du:dateUtc="2025-10-10T23:25:00Z">
        <w:r w:rsidR="006F1C86">
          <w:rPr>
            <w:rFonts w:ascii="Times New Roman" w:hAnsi="Times New Roman" w:cs="Times New Roman"/>
          </w:rPr>
          <w:t>capture</w:t>
        </w:r>
        <w:r w:rsidR="006F1C86" w:rsidRPr="00150A35">
          <w:rPr>
            <w:rFonts w:ascii="Times New Roman" w:hAnsi="Times New Roman" w:cs="Times New Roman"/>
          </w:rPr>
          <w:t xml:space="preserve"> </w:t>
        </w:r>
      </w:ins>
      <w:r w:rsidRPr="00150A35">
        <w:rPr>
          <w:rFonts w:ascii="Times New Roman" w:hAnsi="Times New Roman" w:cs="Times New Roman"/>
        </w:rPr>
        <w:t>seeds and to consider potential biases across methods.</w:t>
      </w:r>
    </w:p>
    <w:p w14:paraId="6538788E" w14:textId="77777777" w:rsidR="00CF28F0" w:rsidRDefault="003D29FB" w:rsidP="00AC4538">
      <w:pPr>
        <w:spacing w:after="606"/>
        <w:ind w:left="-5" w:right="182" w:firstLine="725"/>
        <w:rPr>
          <w:ins w:id="58" w:author="Sullivan, Lauren" w:date="2025-10-27T14:57:00Z" w16du:dateUtc="2025-10-27T18:57:00Z"/>
          <w:rFonts w:ascii="Times New Roman" w:hAnsi="Times New Roman" w:cs="Times New Roman"/>
        </w:rPr>
      </w:pPr>
      <w:r w:rsidRPr="00150A35">
        <w:rPr>
          <w:rFonts w:ascii="Times New Roman" w:hAnsi="Times New Roman" w:cs="Times New Roman"/>
        </w:rPr>
        <w:t>Here, we investigate the effectiveness of traditional sticky traps (Tangle-Trap</w:t>
      </w:r>
      <w:r w:rsidRPr="00150A35">
        <w:rPr>
          <w:rFonts w:ascii="Times New Roman" w:eastAsia="Calibri" w:hAnsi="Times New Roman" w:cs="Times New Roman"/>
          <w:sz w:val="18"/>
          <w:vertAlign w:val="superscript"/>
        </w:rPr>
        <w:t xml:space="preserve">® </w:t>
      </w:r>
      <w:r w:rsidRPr="00150A35">
        <w:rPr>
          <w:rFonts w:ascii="Times New Roman" w:hAnsi="Times New Roman" w:cs="Times New Roman"/>
        </w:rPr>
        <w:t>resin on Plexiglass</w:t>
      </w:r>
      <w:r w:rsidRPr="00150A35">
        <w:rPr>
          <w:rFonts w:ascii="Times New Roman" w:eastAsia="Calibri" w:hAnsi="Times New Roman" w:cs="Times New Roman"/>
          <w:sz w:val="18"/>
          <w:vertAlign w:val="superscript"/>
        </w:rPr>
        <w:t xml:space="preserve">® </w:t>
      </w:r>
      <w:r w:rsidRPr="00150A35">
        <w:rPr>
          <w:rFonts w:ascii="Times New Roman" w:hAnsi="Times New Roman" w:cs="Times New Roman"/>
        </w:rPr>
        <w:t xml:space="preserve">Petri plates) as compared to artificial grass traps for measuring seed rain in grasslands. </w:t>
      </w:r>
      <w:moveFromRangeStart w:id="59" w:author="Sullivan, Lauren" w:date="2025-10-10T18:48:00Z" w:name="move211014539"/>
      <w:moveFrom w:id="60" w:author="Sullivan, Lauren" w:date="2025-10-10T18:48:00Z" w16du:dateUtc="2025-10-10T23:48:00Z">
        <w:r w:rsidRPr="00150A35" w:rsidDel="005D641D">
          <w:rPr>
            <w:rFonts w:ascii="Times New Roman" w:hAnsi="Times New Roman" w:cs="Times New Roman"/>
          </w:rPr>
          <w:t>We examined the seed retention efficacy of both methods through time, comparing the proportion of seeds recovered across two temperate grassland ecosystems, a diversity of species, and a range of seed sizes.</w:t>
        </w:r>
      </w:moveFrom>
      <w:moveFromRangeEnd w:id="59"/>
    </w:p>
    <w:p w14:paraId="3A209338" w14:textId="77777777" w:rsidR="00CF28F0" w:rsidRDefault="00CF28F0">
      <w:pPr>
        <w:spacing w:after="160" w:line="278" w:lineRule="auto"/>
        <w:ind w:left="0" w:firstLine="0"/>
        <w:rPr>
          <w:ins w:id="61" w:author="Sullivan, Lauren" w:date="2025-10-27T14:57:00Z" w16du:dateUtc="2025-10-27T18:57:00Z"/>
          <w:rFonts w:ascii="Times New Roman" w:hAnsi="Times New Roman" w:cs="Times New Roman"/>
        </w:rPr>
      </w:pPr>
      <w:ins w:id="62" w:author="Sullivan, Lauren" w:date="2025-10-27T14:57:00Z" w16du:dateUtc="2025-10-27T18:57:00Z">
        <w:r>
          <w:rPr>
            <w:rFonts w:ascii="Times New Roman" w:hAnsi="Times New Roman" w:cs="Times New Roman"/>
          </w:rPr>
          <w:br w:type="page"/>
        </w:r>
      </w:ins>
    </w:p>
    <w:p w14:paraId="386E3358" w14:textId="4275BEAC" w:rsidR="00097897" w:rsidRPr="00150A35" w:rsidRDefault="005D641D" w:rsidP="00AC4538">
      <w:pPr>
        <w:spacing w:after="606"/>
        <w:ind w:left="-5" w:right="182" w:firstLine="725"/>
        <w:rPr>
          <w:rFonts w:ascii="Times New Roman" w:hAnsi="Times New Roman" w:cs="Times New Roman"/>
        </w:rPr>
      </w:pPr>
      <w:ins w:id="63" w:author="Sullivan, Lauren" w:date="2025-10-10T18:45:00Z" w16du:dateUtc="2025-10-10T23:45:00Z">
        <w:r>
          <w:rPr>
            <w:rFonts w:ascii="Times New Roman" w:hAnsi="Times New Roman" w:cs="Times New Roman"/>
          </w:rPr>
          <w:lastRenderedPageBreak/>
          <w:t xml:space="preserve"> seeds on each trap type and see how well we </w:t>
        </w:r>
        <w:proofErr w:type="gramStart"/>
        <w:r>
          <w:rPr>
            <w:rFonts w:ascii="Times New Roman" w:hAnsi="Times New Roman" w:cs="Times New Roman"/>
          </w:rPr>
          <w:t>are able to</w:t>
        </w:r>
        <w:proofErr w:type="gramEnd"/>
        <w:r>
          <w:rPr>
            <w:rFonts w:ascii="Times New Roman" w:hAnsi="Times New Roman" w:cs="Times New Roman"/>
          </w:rPr>
          <w:t xml:space="preserve"> recover these</w:t>
        </w:r>
      </w:ins>
      <w:ins w:id="64" w:author="Sullivan, Lauren" w:date="2025-10-10T18:50:00Z" w16du:dateUtc="2025-10-10T23:50:00Z">
        <w:r>
          <w:rPr>
            <w:rFonts w:ascii="Times New Roman" w:hAnsi="Times New Roman" w:cs="Times New Roman"/>
          </w:rPr>
          <w:t xml:space="preserve"> same</w:t>
        </w:r>
      </w:ins>
      <w:ins w:id="65" w:author="Sullivan, Lauren" w:date="2025-10-10T18:45:00Z" w16du:dateUtc="2025-10-10T23:45:00Z">
        <w:r>
          <w:rPr>
            <w:rFonts w:ascii="Times New Roman" w:hAnsi="Times New Roman" w:cs="Times New Roman"/>
          </w:rPr>
          <w:t xml:space="preserve"> seeds at </w:t>
        </w:r>
      </w:ins>
      <w:ins w:id="66" w:author="Sullivan, Lauren" w:date="2025-10-10T18:49:00Z" w16du:dateUtc="2025-10-10T23:49:00Z">
        <w:r>
          <w:rPr>
            <w:rFonts w:ascii="Times New Roman" w:hAnsi="Times New Roman" w:cs="Times New Roman"/>
          </w:rPr>
          <w:t>distinct</w:t>
        </w:r>
      </w:ins>
      <w:ins w:id="67" w:author="Sullivan, Lauren" w:date="2025-10-10T18:45:00Z" w16du:dateUtc="2025-10-10T23:45:00Z">
        <w:r>
          <w:rPr>
            <w:rFonts w:ascii="Times New Roman" w:hAnsi="Times New Roman" w:cs="Times New Roman"/>
          </w:rPr>
          <w:t xml:space="preserve"> time intervals. T</w:t>
        </w:r>
      </w:ins>
      <w:ins w:id="68" w:author="Sullivan, Lauren" w:date="2025-10-10T18:46:00Z" w16du:dateUtc="2025-10-10T23:46:00Z">
        <w:r>
          <w:rPr>
            <w:rFonts w:ascii="Times New Roman" w:hAnsi="Times New Roman" w:cs="Times New Roman"/>
          </w:rPr>
          <w:t>his recovery measure provides information on how confident we can feel in</w:t>
        </w:r>
      </w:ins>
      <w:ins w:id="69" w:author="Sullivan, Lauren" w:date="2025-10-10T18:49:00Z" w16du:dateUtc="2025-10-10T23:49:00Z">
        <w:r>
          <w:rPr>
            <w:rFonts w:ascii="Times New Roman" w:hAnsi="Times New Roman" w:cs="Times New Roman"/>
          </w:rPr>
          <w:t xml:space="preserve"> whether we are measuring </w:t>
        </w:r>
      </w:ins>
      <w:ins w:id="70" w:author="Sullivan, Lauren" w:date="2025-10-10T18:50:00Z" w16du:dateUtc="2025-10-10T23:50:00Z">
        <w:r w:rsidRPr="00994A24">
          <w:rPr>
            <w:rFonts w:ascii="Times New Roman" w:hAnsi="Times New Roman" w:cs="Times New Roman"/>
            <w:i/>
            <w:iCs/>
            <w:rPrChange w:id="71" w:author="Sullivan, Lauren" w:date="2025-10-24T14:34:00Z" w16du:dateUtc="2025-10-24T18:34:00Z">
              <w:rPr>
                <w:rFonts w:ascii="Times New Roman" w:hAnsi="Times New Roman" w:cs="Times New Roman"/>
              </w:rPr>
            </w:rPrChange>
          </w:rPr>
          <w:t>primary</w:t>
        </w:r>
        <w:r>
          <w:rPr>
            <w:rFonts w:ascii="Times New Roman" w:hAnsi="Times New Roman" w:cs="Times New Roman"/>
          </w:rPr>
          <w:t xml:space="preserve"> </w:t>
        </w:r>
      </w:ins>
      <w:ins w:id="72" w:author="Sullivan, Lauren" w:date="2025-10-10T18:51:00Z" w16du:dateUtc="2025-10-10T23:51:00Z">
        <w:r>
          <w:rPr>
            <w:rFonts w:ascii="Times New Roman" w:hAnsi="Times New Roman" w:cs="Times New Roman"/>
          </w:rPr>
          <w:t xml:space="preserve">or </w:t>
        </w:r>
        <w:r w:rsidRPr="00994A24">
          <w:rPr>
            <w:rFonts w:ascii="Times New Roman" w:hAnsi="Times New Roman" w:cs="Times New Roman"/>
            <w:i/>
            <w:iCs/>
            <w:rPrChange w:id="73" w:author="Sullivan, Lauren" w:date="2025-10-24T14:34:00Z" w16du:dateUtc="2025-10-24T18:34:00Z">
              <w:rPr>
                <w:rFonts w:ascii="Times New Roman" w:hAnsi="Times New Roman" w:cs="Times New Roman"/>
              </w:rPr>
            </w:rPrChange>
          </w:rPr>
          <w:t>effective</w:t>
        </w:r>
        <w:r>
          <w:rPr>
            <w:rFonts w:ascii="Times New Roman" w:hAnsi="Times New Roman" w:cs="Times New Roman"/>
          </w:rPr>
          <w:t xml:space="preserve"> </w:t>
        </w:r>
      </w:ins>
      <w:ins w:id="74" w:author="Sullivan, Lauren" w:date="2025-10-24T14:35:00Z" w16du:dateUtc="2025-10-24T18:35:00Z">
        <w:r w:rsidR="00994A24">
          <w:rPr>
            <w:rFonts w:ascii="Times New Roman" w:hAnsi="Times New Roman" w:cs="Times New Roman"/>
          </w:rPr>
          <w:t xml:space="preserve">seed </w:t>
        </w:r>
      </w:ins>
      <w:ins w:id="75" w:author="Sullivan, Lauren" w:date="2025-10-10T18:51:00Z" w16du:dateUtc="2025-10-10T23:51:00Z">
        <w:r>
          <w:rPr>
            <w:rFonts w:ascii="Times New Roman" w:hAnsi="Times New Roman" w:cs="Times New Roman"/>
          </w:rPr>
          <w:t>dispersal</w:t>
        </w:r>
      </w:ins>
      <w:ins w:id="76" w:author="Sullivan, Lauren" w:date="2025-10-24T14:35:00Z" w16du:dateUtc="2025-10-24T18:35:00Z">
        <w:r w:rsidR="00994A24">
          <w:rPr>
            <w:rFonts w:ascii="Times New Roman" w:hAnsi="Times New Roman" w:cs="Times New Roman"/>
          </w:rPr>
          <w:t>.</w:t>
        </w:r>
      </w:ins>
      <w:ins w:id="77" w:author="Sullivan, Lauren" w:date="2025-10-10T18:51:00Z" w16du:dateUtc="2025-10-10T23:51:00Z">
        <w:r>
          <w:rPr>
            <w:rFonts w:ascii="Times New Roman" w:hAnsi="Times New Roman" w:cs="Times New Roman"/>
          </w:rPr>
          <w:t xml:space="preserve"> </w:t>
        </w:r>
      </w:ins>
      <w:moveToRangeStart w:id="78" w:author="Sullivan, Lauren" w:date="2025-10-10T18:48:00Z" w:name="move211014539"/>
      <w:moveTo w:id="79" w:author="Sullivan, Lauren" w:date="2025-10-10T18:48:00Z" w16du:dateUtc="2025-10-10T23:48:00Z">
        <w:r w:rsidRPr="00150A35">
          <w:rPr>
            <w:rFonts w:ascii="Times New Roman" w:hAnsi="Times New Roman" w:cs="Times New Roman"/>
          </w:rPr>
          <w:t>We examined the seed retention efficacy of both methods through time, comparing the proportion of seeds recovered across two temperate grassland ecosystems, a diversity of species, and a range of seed sizes</w:t>
        </w:r>
      </w:moveTo>
      <w:ins w:id="80" w:author="Sullivan, Lauren" w:date="2025-10-10T18:48:00Z" w16du:dateUtc="2025-10-10T23:48:00Z">
        <w:r>
          <w:rPr>
            <w:rFonts w:ascii="Times New Roman" w:hAnsi="Times New Roman" w:cs="Times New Roman"/>
          </w:rPr>
          <w:t>.</w:t>
        </w:r>
      </w:ins>
      <w:moveTo w:id="81" w:author="Sullivan, Lauren" w:date="2025-10-10T18:48:00Z" w16du:dateUtc="2025-10-10T23:48:00Z">
        <w:del w:id="82" w:author="Sullivan, Lauren" w:date="2025-10-10T18:48:00Z" w16du:dateUtc="2025-10-10T23:48:00Z">
          <w:r w:rsidRPr="00150A35" w:rsidDel="005D641D">
            <w:rPr>
              <w:rFonts w:ascii="Times New Roman" w:hAnsi="Times New Roman" w:cs="Times New Roman"/>
            </w:rPr>
            <w:delText>.</w:delText>
          </w:r>
          <w:r w:rsidDel="005D641D">
            <w:rPr>
              <w:rFonts w:ascii="Times New Roman" w:hAnsi="Times New Roman" w:cs="Times New Roman"/>
            </w:rPr>
            <w:delText xml:space="preserve">  </w:delText>
          </w:r>
        </w:del>
      </w:moveTo>
      <w:moveToRangeEnd w:id="78"/>
      <w:ins w:id="83" w:author="Sullivan, Lauren" w:date="2025-10-10T18:46:00Z" w16du:dateUtc="2025-10-10T23:46:00Z">
        <w:r>
          <w:rPr>
            <w:rFonts w:ascii="Times New Roman" w:hAnsi="Times New Roman" w:cs="Times New Roman"/>
          </w:rPr>
          <w:t xml:space="preserve"> </w:t>
        </w:r>
      </w:ins>
      <w:r w:rsidR="003D29FB" w:rsidRPr="00150A35">
        <w:rPr>
          <w:rFonts w:ascii="Times New Roman" w:hAnsi="Times New Roman" w:cs="Times New Roman"/>
        </w:rPr>
        <w:t xml:space="preserve"> While traditional sticky traps had a higher recovery rate of smaller seeds, both methods recovered a high proportion of seeds overall, and seeds from artificial </w:t>
      </w:r>
      <w:del w:id="84" w:author="Sullivan, Lauren" w:date="2025-10-27T14:25:00Z" w16du:dateUtc="2025-10-27T18:25:00Z">
        <w:r w:rsidR="003D29FB" w:rsidRPr="00150A35" w:rsidDel="008B6ECC">
          <w:rPr>
            <w:rFonts w:ascii="Times New Roman" w:hAnsi="Times New Roman" w:cs="Times New Roman"/>
          </w:rPr>
          <w:delText xml:space="preserve">turf </w:delText>
        </w:r>
      </w:del>
      <w:ins w:id="85" w:author="Sullivan, Lauren" w:date="2025-10-27T14:25:00Z" w16du:dateUtc="2025-10-27T18:25:00Z">
        <w:r w:rsidR="008B6ECC">
          <w:rPr>
            <w:rFonts w:ascii="Times New Roman" w:hAnsi="Times New Roman" w:cs="Times New Roman"/>
          </w:rPr>
          <w:t>grass</w:t>
        </w:r>
        <w:r w:rsidR="008B6ECC" w:rsidRPr="00150A35">
          <w:rPr>
            <w:rFonts w:ascii="Times New Roman" w:hAnsi="Times New Roman" w:cs="Times New Roman"/>
          </w:rPr>
          <w:t xml:space="preserve"> </w:t>
        </w:r>
      </w:ins>
      <w:r w:rsidR="003D29FB" w:rsidRPr="00150A35">
        <w:rPr>
          <w:rFonts w:ascii="Times New Roman" w:hAnsi="Times New Roman" w:cs="Times New Roman"/>
        </w:rPr>
        <w:t>traps were in better condition for counting, identification, and post-processing measurements. As such, we suggest that</w:t>
      </w:r>
      <w:ins w:id="86" w:author="Sullivan, Lauren" w:date="2025-10-10T18:52:00Z" w16du:dateUtc="2025-10-10T23:52:00Z">
        <w:r>
          <w:rPr>
            <w:rFonts w:ascii="Times New Roman" w:hAnsi="Times New Roman" w:cs="Times New Roman"/>
          </w:rPr>
          <w:t xml:space="preserve"> sticky trap capture data are more likely to measure primary dispersal, whereas </w:t>
        </w:r>
      </w:ins>
      <w:del w:id="87" w:author="Sullivan, Lauren" w:date="2025-10-10T18:52:00Z" w16du:dateUtc="2025-10-10T23:52:00Z">
        <w:r w:rsidR="003D29FB" w:rsidRPr="00150A35" w:rsidDel="005D641D">
          <w:rPr>
            <w:rFonts w:ascii="Times New Roman" w:hAnsi="Times New Roman" w:cs="Times New Roman"/>
          </w:rPr>
          <w:delText xml:space="preserve"> </w:delText>
        </w:r>
      </w:del>
      <w:r w:rsidR="003D29FB" w:rsidRPr="00150A35">
        <w:rPr>
          <w:rFonts w:ascii="Times New Roman" w:hAnsi="Times New Roman" w:cs="Times New Roman"/>
        </w:rPr>
        <w:t xml:space="preserve">artificial </w:t>
      </w:r>
      <w:del w:id="88" w:author="Sullivan, Lauren" w:date="2025-10-27T14:26:00Z" w16du:dateUtc="2025-10-27T18:26:00Z">
        <w:r w:rsidR="003D29FB" w:rsidRPr="00150A35" w:rsidDel="008B6ECC">
          <w:rPr>
            <w:rFonts w:ascii="Times New Roman" w:hAnsi="Times New Roman" w:cs="Times New Roman"/>
          </w:rPr>
          <w:delText xml:space="preserve">turf </w:delText>
        </w:r>
      </w:del>
      <w:ins w:id="89" w:author="Sullivan, Lauren" w:date="2025-10-27T14:26:00Z" w16du:dateUtc="2025-10-27T18:26:00Z">
        <w:r w:rsidR="008B6ECC">
          <w:rPr>
            <w:rFonts w:ascii="Times New Roman" w:hAnsi="Times New Roman" w:cs="Times New Roman"/>
          </w:rPr>
          <w:t>grass</w:t>
        </w:r>
        <w:r w:rsidR="008B6ECC" w:rsidRPr="00150A35">
          <w:rPr>
            <w:rFonts w:ascii="Times New Roman" w:hAnsi="Times New Roman" w:cs="Times New Roman"/>
          </w:rPr>
          <w:t xml:space="preserve"> </w:t>
        </w:r>
      </w:ins>
      <w:r w:rsidR="003D29FB" w:rsidRPr="00150A35">
        <w:rPr>
          <w:rFonts w:ascii="Times New Roman" w:hAnsi="Times New Roman" w:cs="Times New Roman"/>
        </w:rPr>
        <w:t>trap</w:t>
      </w:r>
      <w:ins w:id="90" w:author="Sullivan, Lauren" w:date="2025-10-10T18:52:00Z" w16du:dateUtc="2025-10-10T23:52:00Z">
        <w:r>
          <w:rPr>
            <w:rFonts w:ascii="Times New Roman" w:hAnsi="Times New Roman" w:cs="Times New Roman"/>
          </w:rPr>
          <w:t xml:space="preserve"> capture data are more li</w:t>
        </w:r>
      </w:ins>
      <w:ins w:id="91" w:author="Sullivan, Lauren" w:date="2025-10-10T18:53:00Z" w16du:dateUtc="2025-10-10T23:53:00Z">
        <w:r>
          <w:rPr>
            <w:rFonts w:ascii="Times New Roman" w:hAnsi="Times New Roman" w:cs="Times New Roman"/>
          </w:rPr>
          <w:t xml:space="preserve">kely to measure effective dispersal. </w:t>
        </w:r>
      </w:ins>
      <w:del w:id="92" w:author="Sullivan, Lauren" w:date="2025-10-10T18:52:00Z" w16du:dateUtc="2025-10-10T23:52:00Z">
        <w:r w:rsidR="003D29FB" w:rsidRPr="00150A35" w:rsidDel="005D641D">
          <w:rPr>
            <w:rFonts w:ascii="Times New Roman" w:hAnsi="Times New Roman" w:cs="Times New Roman"/>
          </w:rPr>
          <w:delText>s</w:delText>
        </w:r>
      </w:del>
      <w:del w:id="93" w:author="Sullivan, Lauren" w:date="2025-10-10T18:53:00Z" w16du:dateUtc="2025-10-10T23:53:00Z">
        <w:r w:rsidR="003D29FB" w:rsidRPr="00150A35" w:rsidDel="005D641D">
          <w:rPr>
            <w:rFonts w:ascii="Times New Roman" w:hAnsi="Times New Roman" w:cs="Times New Roman"/>
          </w:rPr>
          <w:delText xml:space="preserve"> be used for measuring seed rain in grassland communities, especially when it may be beneficial to germinate collected seeds or in remote locations where it is difficult to replace traps frequently</w:delText>
        </w:r>
        <w:r w:rsidR="00AC4538" w:rsidDel="005D641D">
          <w:rPr>
            <w:rFonts w:ascii="Times New Roman" w:hAnsi="Times New Roman" w:cs="Times New Roman"/>
          </w:rPr>
          <w:delText xml:space="preserve"> </w:delText>
        </w:r>
        <w:r w:rsidR="00AC4538" w:rsidDel="005D641D">
          <w:rPr>
            <w:rFonts w:ascii="Times New Roman" w:hAnsi="Times New Roman" w:cs="Times New Roman"/>
          </w:rPr>
          <w:fldChar w:fldCharType="begin"/>
        </w:r>
        <w:r w:rsidR="00AC4538" w:rsidDel="005D641D">
          <w:rPr>
            <w:rFonts w:ascii="Times New Roman" w:hAnsi="Times New Roman" w:cs="Times New Roman"/>
          </w:rPr>
          <w:delInstrText xml:space="preserve"> ADDIN ZOTERO_ITEM CSL_CITATION {"citationID":"hNrGBU5R","properties":{"formattedCitation":"(Rabinowitz and Rapp, 1980; Cottrell, 2004)","plainCitation":"(Rabinowitz and Rapp, 1980; Cottrell, 2004)","noteIndex":0},"citationItems":[{"id":993,"uris":["http://zotero.org/users/13713228/items/MZ8KH6YY"],"itemData":{"id":993,"type":"article-journal","container-title":"Journal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K"}],"issued":{"date-parts":[["1980"]]}}},{"id":5580,"uris":["http://zotero.org/users/13713228/items/WWMQWM7V"],"itemData":{"id":5580,"type":"article-journal","abstract":"Seed rain studies provide valuable information for forest researchers monitoring exotic species invasions. Plant species move through forests primarily as seeds, and this dispersal is critical to future forest compo- sition. In this extension note, seed trap types are briefly outlined and suggestions made for trap selection. Funnel seed traps are recommended for most seed rain studies, and instructions for building a simple and inexpensive funnel seed trap are given. Study design considerations, such as sample adequacy, trap place- ment, and blocking of stands, are discussed. In addition, practical methods for sorting and identifying collected seeds are described. Seed traps can provide information about seed dispersal in disturbed forests, and give early warning to forest workers concerned with exotic species invasions.","container-title":"BC Journal of Ecosystems and Management","issue":"1","note":"Citation Key: Cottrell2004","page":"1-6","title":"Seed rain traps for forest lands: Considerations for trap construction and study design","volume":"5","author":[{"family":"Cottrell","given":"T R"}],"issued":{"date-parts":[["2004"]]}}}],"schema":"https://github.com/citation-style-language/schema/raw/master/csl-citation.json"} </w:delInstrText>
        </w:r>
        <w:r w:rsidR="00AC4538" w:rsidDel="005D641D">
          <w:rPr>
            <w:rFonts w:ascii="Times New Roman" w:hAnsi="Times New Roman" w:cs="Times New Roman"/>
          </w:rPr>
          <w:fldChar w:fldCharType="separate"/>
        </w:r>
        <w:r w:rsidR="00AC4538" w:rsidDel="005D641D">
          <w:rPr>
            <w:rFonts w:ascii="Times New Roman" w:hAnsi="Times New Roman" w:cs="Times New Roman"/>
            <w:noProof/>
          </w:rPr>
          <w:delText>(Rabinowitz and Rapp, 1980; Cottrell, 2004)</w:delText>
        </w:r>
        <w:r w:rsidR="00AC4538" w:rsidDel="005D641D">
          <w:rPr>
            <w:rFonts w:ascii="Times New Roman" w:hAnsi="Times New Roman" w:cs="Times New Roman"/>
          </w:rPr>
          <w:fldChar w:fldCharType="end"/>
        </w:r>
        <w:r w:rsidR="003D29FB" w:rsidRPr="00150A35" w:rsidDel="005D641D">
          <w:rPr>
            <w:rFonts w:ascii="Times New Roman" w:hAnsi="Times New Roman" w:cs="Times New Roman"/>
          </w:rPr>
          <w:delText xml:space="preserve">. </w:delText>
        </w:r>
      </w:del>
      <w:r w:rsidR="003D29FB" w:rsidRPr="00150A35">
        <w:rPr>
          <w:rFonts w:ascii="Times New Roman" w:hAnsi="Times New Roman" w:cs="Times New Roman"/>
        </w:rPr>
        <w:t>By having</w:t>
      </w:r>
      <w:ins w:id="94" w:author="Sullivan, Lauren" w:date="2025-10-24T14:35:00Z" w16du:dateUtc="2025-10-24T18:35:00Z">
        <w:r w:rsidR="00994A24">
          <w:rPr>
            <w:rFonts w:ascii="Times New Roman" w:hAnsi="Times New Roman" w:cs="Times New Roman"/>
          </w:rPr>
          <w:t xml:space="preserve"> a</w:t>
        </w:r>
      </w:ins>
      <w:r w:rsidR="003D29FB" w:rsidRPr="00150A35">
        <w:rPr>
          <w:rFonts w:ascii="Times New Roman" w:hAnsi="Times New Roman" w:cs="Times New Roman"/>
        </w:rPr>
        <w:t xml:space="preserve"> robust comparison</w:t>
      </w:r>
      <w:ins w:id="95" w:author="Sullivan, Lauren" w:date="2025-10-24T14:35:00Z" w16du:dateUtc="2025-10-24T18:35:00Z">
        <w:r w:rsidR="00994A24">
          <w:rPr>
            <w:rFonts w:ascii="Times New Roman" w:hAnsi="Times New Roman" w:cs="Times New Roman"/>
          </w:rPr>
          <w:t xml:space="preserve"> </w:t>
        </w:r>
      </w:ins>
      <w:del w:id="96" w:author="Sullivan, Lauren" w:date="2025-10-24T14:35:00Z" w16du:dateUtc="2025-10-24T18:35:00Z">
        <w:r w:rsidR="003D29FB" w:rsidRPr="00150A35" w:rsidDel="00994A24">
          <w:rPr>
            <w:rFonts w:ascii="Times New Roman" w:hAnsi="Times New Roman" w:cs="Times New Roman"/>
          </w:rPr>
          <w:delText xml:space="preserve">s </w:delText>
        </w:r>
      </w:del>
      <w:r w:rsidR="003D29FB" w:rsidRPr="00150A35">
        <w:rPr>
          <w:rFonts w:ascii="Times New Roman" w:hAnsi="Times New Roman" w:cs="Times New Roman"/>
        </w:rPr>
        <w:t xml:space="preserve">of different seed rain capture methods, we can better advance our empirical understanding of dispersal, </w:t>
      </w:r>
      <w:del w:id="97" w:author="Sullivan, Lauren" w:date="2025-10-10T18:53:00Z" w16du:dateUtc="2025-10-10T23:53:00Z">
        <w:r w:rsidR="003D29FB" w:rsidRPr="00150A35" w:rsidDel="005D641D">
          <w:rPr>
            <w:rFonts w:ascii="Times New Roman" w:hAnsi="Times New Roman" w:cs="Times New Roman"/>
          </w:rPr>
          <w:delText xml:space="preserve">thus </w:delText>
        </w:r>
      </w:del>
      <w:r w:rsidR="003D29FB" w:rsidRPr="00150A35">
        <w:rPr>
          <w:rFonts w:ascii="Times New Roman" w:hAnsi="Times New Roman" w:cs="Times New Roman"/>
        </w:rPr>
        <w:t xml:space="preserve">narrowing the current gap between theory and </w:t>
      </w:r>
      <w:proofErr w:type="gramStart"/>
      <w:r w:rsidR="003D29FB" w:rsidRPr="00150A35">
        <w:rPr>
          <w:rFonts w:ascii="Times New Roman" w:hAnsi="Times New Roman" w:cs="Times New Roman"/>
        </w:rPr>
        <w:t>data, and</w:t>
      </w:r>
      <w:proofErr w:type="gramEnd"/>
      <w:r w:rsidR="003D29FB" w:rsidRPr="00150A35">
        <w:rPr>
          <w:rFonts w:ascii="Times New Roman" w:hAnsi="Times New Roman" w:cs="Times New Roman"/>
        </w:rPr>
        <w:t xml:space="preserve"> advancing our understanding of the role of dispersal in grassland restoration and conservation.</w:t>
      </w:r>
    </w:p>
    <w:p w14:paraId="76B48CAF" w14:textId="77777777" w:rsidR="00097897" w:rsidRPr="00150A35" w:rsidRDefault="003D29FB">
      <w:pPr>
        <w:pStyle w:val="Heading1"/>
        <w:spacing w:after="391"/>
        <w:ind w:left="-5"/>
        <w:rPr>
          <w:rFonts w:ascii="Times New Roman" w:hAnsi="Times New Roman" w:cs="Times New Roman"/>
        </w:rPr>
      </w:pPr>
      <w:r w:rsidRPr="00150A35">
        <w:rPr>
          <w:rFonts w:ascii="Times New Roman" w:hAnsi="Times New Roman" w:cs="Times New Roman"/>
        </w:rPr>
        <w:t>METHODS</w:t>
      </w:r>
    </w:p>
    <w:p w14:paraId="07860DFD" w14:textId="51AFB66A"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 xml:space="preserve">Study sites </w:t>
      </w:r>
      <w:del w:id="98" w:author="Sullivan, Lauren" w:date="2025-10-24T15:02:00Z" w16du:dateUtc="2025-10-24T19:02:00Z">
        <w:r w:rsidRPr="00150A35" w:rsidDel="00514DB6">
          <w:rPr>
            <w:rFonts w:ascii="Times New Roman" w:hAnsi="Times New Roman" w:cs="Times New Roman"/>
          </w:rPr>
          <w:delText>and seed mixes</w:delText>
        </w:r>
      </w:del>
    </w:p>
    <w:p w14:paraId="3CD3527D" w14:textId="2E30BAF8" w:rsidR="00097897" w:rsidRPr="00150A35" w:rsidDel="00953205" w:rsidRDefault="003D29FB" w:rsidP="00AC4538">
      <w:pPr>
        <w:spacing w:after="0"/>
        <w:ind w:left="-5" w:right="182" w:firstLine="725"/>
        <w:rPr>
          <w:del w:id="99" w:author="Sullivan, Lauren" w:date="2025-10-08T10:49:00Z" w16du:dateUtc="2025-10-08T15:49:00Z"/>
          <w:rFonts w:ascii="Times New Roman" w:hAnsi="Times New Roman" w:cs="Times New Roman"/>
        </w:rPr>
      </w:pPr>
      <w:r w:rsidRPr="00150A35">
        <w:rPr>
          <w:rFonts w:ascii="Times New Roman" w:hAnsi="Times New Roman" w:cs="Times New Roman"/>
        </w:rPr>
        <w:t>We replicated experimental tests of seed capture methods for detecting seed rain in two distinct grassland communities: a shortgrass prairie in northern Colorado, and a tallgrass prairie in central Missouri (Fig. 1A, B).</w:t>
      </w:r>
      <w:ins w:id="100" w:author="Sullivan, Lauren" w:date="2025-10-08T10:49:00Z" w16du:dateUtc="2025-10-08T15:49:00Z">
        <w:r w:rsidR="00953205">
          <w:rPr>
            <w:rFonts w:ascii="Times New Roman" w:hAnsi="Times New Roman" w:cs="Times New Roman"/>
          </w:rPr>
          <w:t xml:space="preserve"> </w:t>
        </w:r>
      </w:ins>
    </w:p>
    <w:p w14:paraId="12106C5D" w14:textId="7643D520" w:rsidR="00097897" w:rsidRPr="00150A35" w:rsidDel="00953205" w:rsidRDefault="003D29FB" w:rsidP="00953205">
      <w:pPr>
        <w:spacing w:after="0"/>
        <w:ind w:left="-5" w:right="182" w:firstLine="725"/>
        <w:rPr>
          <w:del w:id="101" w:author="Sullivan, Lauren" w:date="2025-10-08T10:49:00Z" w16du:dateUtc="2025-10-08T15:49:00Z"/>
          <w:rFonts w:ascii="Times New Roman" w:hAnsi="Times New Roman" w:cs="Times New Roman"/>
        </w:rPr>
      </w:pPr>
      <w:r w:rsidRPr="00150A35">
        <w:rPr>
          <w:rFonts w:ascii="Times New Roman" w:hAnsi="Times New Roman" w:cs="Times New Roman"/>
        </w:rPr>
        <w:t xml:space="preserve">The Colorado (CO) study occurred on private land bordering the Cathy Fromme Prairie Open Space, a </w:t>
      </w:r>
      <w:proofErr w:type="gramStart"/>
      <w:r w:rsidRPr="00150A35">
        <w:rPr>
          <w:rFonts w:ascii="Times New Roman" w:hAnsi="Times New Roman" w:cs="Times New Roman"/>
        </w:rPr>
        <w:t>267 ha</w:t>
      </w:r>
      <w:proofErr w:type="gramEnd"/>
      <w:r w:rsidRPr="00150A35">
        <w:rPr>
          <w:rFonts w:ascii="Times New Roman" w:hAnsi="Times New Roman" w:cs="Times New Roman"/>
        </w:rPr>
        <w:t xml:space="preserve"> remnant of native shortgrass prairie. The site is relatively flat, surrounded by mature cottonwood trees, and receives approximately 38 cm of precipitation annually</w:t>
      </w:r>
      <w:r w:rsidR="00AC4538">
        <w:rPr>
          <w:rFonts w:ascii="Times New Roman" w:hAnsi="Times New Roman" w:cs="Times New Roman"/>
        </w:rPr>
        <w:t xml:space="preserve"> </w:t>
      </w:r>
      <w:r w:rsidR="00234AC2">
        <w:rPr>
          <w:rFonts w:ascii="Times New Roman" w:hAnsi="Times New Roman" w:cs="Times New Roman"/>
        </w:rPr>
        <w:fldChar w:fldCharType="begin"/>
      </w:r>
      <w:r w:rsidR="001F5EEF">
        <w:rPr>
          <w:rFonts w:ascii="Times New Roman" w:hAnsi="Times New Roman" w:cs="Times New Roman"/>
        </w:rPr>
        <w:instrText xml:space="preserve"> ADDIN ZOTERO_ITEM CSL_CITATION {"citationID":"3ZSprx8m","properties":{"formattedCitation":"(Balok et al., 1995 p. 1)","plainCitation":"(Balok et al., 1995 p. 1)","dontUpdate":true,"noteIndex":0},"citationItems":[{"id":7300,"uris":["http://zotero.org/users/13713228/items/PJ2TEXTR"],"itemData":{"id":7300,"type":"report","event-place":"City of Fort Collins, Colorado","publisher":"Natural Resources Department","publisher-place":"City of Fort Collins, Colorado","title":"Cathy Fromme Prairie site management plan","author":[{"family":"Balok","given":"R"},{"family":"Albers","given":"R"},{"family":"Manci","given":"K"},{"family":"McBride","given":"K"},{"family":"Miller","given":"J"},{"family":"Mosnik","given":"D"},{"family":"Taylor","given":"V"},{"family":"Zentz","given":"R"}],"issued":{"date-parts":[["1995"]]}},"locator":"1"}],"schema":"https://github.com/citation-style-language/schema/raw/master/csl-citation.json"} </w:instrText>
      </w:r>
      <w:r w:rsidR="00234AC2">
        <w:rPr>
          <w:rFonts w:ascii="Times New Roman" w:hAnsi="Times New Roman" w:cs="Times New Roman"/>
        </w:rPr>
        <w:fldChar w:fldCharType="separate"/>
      </w:r>
      <w:r w:rsidR="00234AC2">
        <w:rPr>
          <w:rFonts w:ascii="Times New Roman" w:hAnsi="Times New Roman" w:cs="Times New Roman"/>
          <w:noProof/>
        </w:rPr>
        <w:t>(Balok et al., 1995)</w:t>
      </w:r>
      <w:r w:rsidR="00234AC2">
        <w:rPr>
          <w:rFonts w:ascii="Times New Roman" w:hAnsi="Times New Roman" w:cs="Times New Roman"/>
        </w:rPr>
        <w:fldChar w:fldCharType="end"/>
      </w:r>
      <w:r w:rsidR="00234AC2">
        <w:rPr>
          <w:rFonts w:ascii="Times New Roman" w:hAnsi="Times New Roman" w:cs="Times New Roman"/>
        </w:rPr>
        <w:t>.</w:t>
      </w:r>
      <w:ins w:id="102" w:author="Sullivan, Lauren" w:date="2025-10-08T10:49:00Z" w16du:dateUtc="2025-10-08T15:49:00Z">
        <w:r w:rsidR="00953205">
          <w:rPr>
            <w:rFonts w:ascii="Times New Roman" w:hAnsi="Times New Roman" w:cs="Times New Roman"/>
          </w:rPr>
          <w:t xml:space="preserve"> </w:t>
        </w:r>
      </w:ins>
    </w:p>
    <w:p w14:paraId="1B19F54B" w14:textId="40FCDB0A" w:rsidR="00097897" w:rsidRPr="00150A35" w:rsidRDefault="003D29FB">
      <w:pPr>
        <w:spacing w:after="0"/>
        <w:ind w:left="-5" w:right="182" w:firstLine="725"/>
        <w:rPr>
          <w:rFonts w:ascii="Times New Roman" w:hAnsi="Times New Roman" w:cs="Times New Roman"/>
        </w:rPr>
        <w:pPrChange w:id="103" w:author="Sullivan, Lauren" w:date="2025-10-08T10:49:00Z" w16du:dateUtc="2025-10-08T15:49:00Z">
          <w:pPr>
            <w:spacing w:after="446"/>
            <w:ind w:left="-5" w:right="182" w:firstLine="725"/>
          </w:pPr>
        </w:pPrChange>
      </w:pPr>
      <w:r w:rsidRPr="00150A35">
        <w:rPr>
          <w:rFonts w:ascii="Times New Roman" w:hAnsi="Times New Roman" w:cs="Times New Roman"/>
        </w:rPr>
        <w:t xml:space="preserve">The Missouri (MO) study occurred on a restored tallgrass prairie owned by the University of Missouri. The prairie was located on campus, and is </w:t>
      </w:r>
      <w:r w:rsidRPr="00150A35">
        <w:rPr>
          <w:rFonts w:ascii="Times New Roman" w:hAnsi="Times New Roman" w:cs="Times New Roman"/>
        </w:rPr>
        <w:lastRenderedPageBreak/>
        <w:t xml:space="preserve">surrounded by buildings and </w:t>
      </w:r>
      <w:del w:id="104" w:author="Sullivan, Lauren" w:date="2025-10-08T10:49:00Z" w16du:dateUtc="2025-10-08T15:49:00Z">
        <w:r w:rsidRPr="00150A35" w:rsidDel="00953205">
          <w:rPr>
            <w:rFonts w:ascii="Times New Roman" w:hAnsi="Times New Roman" w:cs="Times New Roman"/>
          </w:rPr>
          <w:delText>foottraffic</w:delText>
        </w:r>
      </w:del>
      <w:ins w:id="105" w:author="Sullivan, Lauren" w:date="2025-10-08T10:49:00Z" w16du:dateUtc="2025-10-08T15:49:00Z">
        <w:r w:rsidR="00953205" w:rsidRPr="00150A35">
          <w:rPr>
            <w:rFonts w:ascii="Times New Roman" w:hAnsi="Times New Roman" w:cs="Times New Roman"/>
          </w:rPr>
          <w:t>foot traffic</w:t>
        </w:r>
      </w:ins>
      <w:r w:rsidRPr="00150A35">
        <w:rPr>
          <w:rFonts w:ascii="Times New Roman" w:hAnsi="Times New Roman" w:cs="Times New Roman"/>
        </w:rPr>
        <w:t>, and receives approximately 108 cm of annual precipitatio</w:t>
      </w:r>
      <w:r w:rsidR="00234AC2">
        <w:rPr>
          <w:rFonts w:ascii="Times New Roman" w:hAnsi="Times New Roman" w:cs="Times New Roman"/>
        </w:rPr>
        <w:t xml:space="preserve">n </w:t>
      </w:r>
      <w:r w:rsidR="00234AC2">
        <w:rPr>
          <w:rFonts w:ascii="Times New Roman" w:hAnsi="Times New Roman" w:cs="Times New Roman"/>
        </w:rPr>
        <w:fldChar w:fldCharType="begin"/>
      </w:r>
      <w:r w:rsidR="00234AC2">
        <w:rPr>
          <w:rFonts w:ascii="Times New Roman" w:hAnsi="Times New Roman" w:cs="Times New Roman"/>
        </w:rPr>
        <w:instrText xml:space="preserve"> ADDIN ZOTERO_ITEM CSL_CITATION {"citationID":"xVYwvTlj","properties":{"formattedCitation":"(Gu et al., 2015)","plainCitation":"(Gu et al., 2015)","noteIndex":0},"citationItems":[{"id":7301,"uris":["http://zotero.org/users/13713228/items/X7H6BZGB"],"itemData":{"id":7301,"type":"article-journal","abstract":"Using decade-long continuous observations of tree mortality and predawn leaf water potential (&amp;psi;pd) at the Missouri Ozark AmeriFlux (MOFLUX) site, we studied how the mortality of important tree species varied and how such variations may be predicted. Water stress determined inter-annual variations in tree mortality with a time delay of 1 year or more, which was correlated fairly tightly with a number of quantitative predictors formulated based on &amp;psi;pd and precipitation regimes. Predictors based on temperature and vapor pressure deficit anomalies worked reasonably well, particularly for moderate droughts. The exceptional drought of the year 2012 drastically increased the mortality of all species, including drought-tolerant oaks, in the subsequent year. The drought-influenced tree mortality was related to the species position along the spectrum of &amp;psi;pd regulation capacity with those in either ends of the spectrum being associated with elevated risk of death. Regardless of species and drought intensity, the &amp;psi;pd of all species recovered rapidly after sufficiently intense rain events in all droughts. This result, together with a lack of immediate leaf and branch desiccation, suggests an absence of catastrophic hydraulic disconnection in the xylem and that tree death was caused by significant but indirect effects. Species differences in the capacity of regulating &amp;psi;pd and its temporal integral were magnified under moderate drought intensities but diminished towards wet and dry extremes. Severe droughts may overwhelm the capacity of even drought-tolerant species to maintain differential levels of water potential as the soil becomes exhausted of available water in the rooting zone, thus rendering them more susceptible to death if predisposed by other factors such as age.","container-title":"Biogeosciences","DOI":"10.5194/bg-12-2831-2015","ISSN":"1726-4170","issue":"10","language":"English","note":"publisher: Copernicus GmbH","page":"2831-2845","source":"Copernicus Online Journals","title":"Drought-influenced mortality of tree species with different predawn leaf water dynamics in a decade-long study of a central US forest","volume":"12","author":[{"family":"Gu","given":"L."},{"family":"Pallardy","given":"S. G."},{"family":"Hosman","given":"K. P."},{"family":"Sun","given":"Y."}],"issued":{"date-parts":[["2015",5,18]]}}}],"schema":"https://github.com/citation-style-language/schema/raw/master/csl-citation.json"} </w:instrText>
      </w:r>
      <w:r w:rsidR="00234AC2">
        <w:rPr>
          <w:rFonts w:ascii="Times New Roman" w:hAnsi="Times New Roman" w:cs="Times New Roman"/>
        </w:rPr>
        <w:fldChar w:fldCharType="separate"/>
      </w:r>
      <w:r w:rsidR="00234AC2">
        <w:rPr>
          <w:rFonts w:ascii="Times New Roman" w:hAnsi="Times New Roman" w:cs="Times New Roman"/>
          <w:noProof/>
        </w:rPr>
        <w:t>(Gu et al., 2015)</w:t>
      </w:r>
      <w:r w:rsidR="00234AC2">
        <w:rPr>
          <w:rFonts w:ascii="Times New Roman" w:hAnsi="Times New Roman" w:cs="Times New Roman"/>
        </w:rPr>
        <w:fldChar w:fldCharType="end"/>
      </w:r>
      <w:r w:rsidR="00234AC2">
        <w:rPr>
          <w:rFonts w:ascii="Times New Roman" w:hAnsi="Times New Roman" w:cs="Times New Roman"/>
        </w:rPr>
        <w:t>.</w:t>
      </w:r>
    </w:p>
    <w:p w14:paraId="4DE3F8FD" w14:textId="353A575B"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 xml:space="preserve">Experimental design </w:t>
      </w:r>
      <w:del w:id="106" w:author="Sullivan, Lauren" w:date="2025-10-24T15:03:00Z" w16du:dateUtc="2025-10-24T19:03:00Z">
        <w:r w:rsidRPr="00150A35" w:rsidDel="00514DB6">
          <w:rPr>
            <w:rFonts w:ascii="Times New Roman" w:hAnsi="Times New Roman" w:cs="Times New Roman"/>
          </w:rPr>
          <w:delText>and tests of trap performance</w:delText>
        </w:r>
      </w:del>
    </w:p>
    <w:p w14:paraId="3DD3EB56" w14:textId="60B484DA" w:rsidR="00097897" w:rsidRPr="00150A35" w:rsidRDefault="003D29FB" w:rsidP="00234AC2">
      <w:pPr>
        <w:spacing w:after="0"/>
        <w:ind w:left="-5" w:right="290" w:firstLine="725"/>
        <w:rPr>
          <w:rFonts w:ascii="Times New Roman" w:hAnsi="Times New Roman" w:cs="Times New Roman"/>
        </w:rPr>
      </w:pPr>
      <w:r w:rsidRPr="00150A35">
        <w:rPr>
          <w:rFonts w:ascii="Times New Roman" w:hAnsi="Times New Roman" w:cs="Times New Roman"/>
        </w:rPr>
        <w:t>We tested the effectiveness of sticky traps versus artificial grass carpets for seed retention through time. Following standard protocol</w:t>
      </w:r>
      <w:r w:rsidR="00234AC2">
        <w:rPr>
          <w:rFonts w:ascii="Times New Roman" w:hAnsi="Times New Roman" w:cs="Times New Roman"/>
        </w:rPr>
        <w:t xml:space="preserve"> </w:t>
      </w:r>
      <w:r w:rsidR="00234AC2">
        <w:rPr>
          <w:rFonts w:ascii="Times New Roman" w:hAnsi="Times New Roman" w:cs="Times New Roman"/>
        </w:rPr>
        <w:fldChar w:fldCharType="begin"/>
      </w:r>
      <w:r w:rsidR="00234AC2">
        <w:rPr>
          <w:rFonts w:ascii="Times New Roman" w:hAnsi="Times New Roman" w:cs="Times New Roman"/>
        </w:rPr>
        <w:instrText xml:space="preserve"> ADDIN ZOTERO_ITEM CSL_CITATION {"citationID":"APV5hQFJ","properties":{"formattedCitation":"(Rabinowitz and Rapp, 1980; Kollmann and Goetze, 1998; Chabrerie and Alard, 2005)","plainCitation":"(Rabinowitz and Rapp, 1980; Kollmann and Goetze, 1998; Chabrerie and Alard, 2005)","noteIndex":0},"citationItems":[{"id":993,"uris":["http://zotero.org/users/13713228/items/MZ8KH6YY"],"itemData":{"id":993,"type":"article-journal","container-title":"Journal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K"}],"issued":{"date-parts":[["1980"]]}}},{"id":4462,"uris":["http://zotero.org/users/13713228/items/D3YDF8IT"],"itemData":{"id":4462,"type":"article-journal","abstract":"Various seed traps have been used in ecological studies, but the knowledge of the effects of trap types on the number of seeds and species detected is rather sparse. In this paper we review current methods for monitoring seed rain, we re-analyse two published comparisons of seed traps and summarize our own experience with five trap types. We recommend traps with the following attributes: (1) separation of seeds from litter and soil particles, (2) protection against seed predation: and (3) dry preservation of seed material. For all trap types the retrieval rate of seeds is of paramount importance. Advice on the trap area and height above ground depends on the size of plants and the dispersal process studied, since these two parameters have species-specific effects on the quantities of seeds recorded. Large traps reduce the seed records especially for small species which are ant-dispersed or have no effective dispersal mechanism at all. In general, large numbers of small traps are most advisable to assess the internal seed rain of a plant community, whereas fewer large traps are sufficient to detect seed influx by colonizing species. An improved knowledge of the effects of the trap type on the results of dispersal studies will allow more reliable comparisons with existing sets of data. Eventually, standardization of trap types is desirable.","container-title":"Flora","DOI":"10.1016/S0367-2530(17)30813-7","ISSN":"03672530","issue":"1","note":"publisher: Elsevier Masson SAS\nCitation Key: Kollmann1998\nISBN: 0367-2530","page":"31-40","title":"Notes on seed traps in terrestrial plant communities","volume":"193","author":[{"family":"Kollmann","given":"J"},{"family":"Goetze","given":"D"}],"issued":{"date-parts":[["1998"]]}}},{"id":7303,"uris":["http://zotero.org/users/13713228/items/2Y7EP7PJ"],"itemData":{"id":7303,"type":"article-journal","abstract":"In a chalk grassland in north-western France, vegetation and seed rain were studied along two transects. We compared the efficiency of three types of seed traps (funnel traps, sticky traps, pots exposed in the field) to estimate the annual seed rain and to reveal various processes involved in plant community regeneration. Data were analysed to compare seed density, species richness and composition across seed traps and vegetation. Geostatistical analyses (semivariograms. were used to detect possible autocorrelation and to examine patterns of spatial variation in seed rain and vegetation. The results show that (1) funnel traps are most efficient (56 species, 8079 seeds.m–2). (2) Each type of seed traps brings different information about the processes involved in seed dispersal and seedling establishment. Sticky traps help to understand import and export of seeds in a community through anemochory. Funnel traps may provide a measure of the auto-regeneration capacity of the vegetation through its local seed production. Pot traps integrate various processes involved between seed dispersal and seedling emergence. (3.) The exposition to environmental conditions generates marked spatial patterns in species richness measured in pots and in vegetation, selecting species able to survive. Pot traps indicate that numerous species producing seeds in standing vegetation are unable to establish in the field through seedling recruitment. Our study emphasizes the need of using different types of seed traps and spatial sampling configurations to assess the regenerative potential of standing vegetation and the various mechanisms involved in seed dispersal. A standardised protocol for seed rain sampling was finally developed.","container-title":"Plant Ecology","DOI":"10.1007/s11258-004-0024-2","ISSN":"1573-5052","issue":"1","journalAbbreviation":"Plant Ecol","language":"en","page":"101-112","source":"Springer Link","title":"Comparison of three seed trap types in a chalk grassland: toward a standardised protocol","title-short":"Comparison of three seed trap types in a chalk grassland","volume":"176","author":[{"family":"Chabrerie","given":"Olivier"},{"family":"Alard","given":"Didier"}],"issued":{"date-parts":[["2005",2,1]]}}}],"schema":"https://github.com/citation-style-language/schema/raw/master/csl-citation.json"} </w:instrText>
      </w:r>
      <w:r w:rsidR="00234AC2">
        <w:rPr>
          <w:rFonts w:ascii="Times New Roman" w:hAnsi="Times New Roman" w:cs="Times New Roman"/>
        </w:rPr>
        <w:fldChar w:fldCharType="separate"/>
      </w:r>
      <w:r w:rsidR="00234AC2">
        <w:rPr>
          <w:rFonts w:ascii="Times New Roman" w:hAnsi="Times New Roman" w:cs="Times New Roman"/>
          <w:noProof/>
        </w:rPr>
        <w:t>(Rabinowitz and Rapp, 1980; Kollmann and Goetze, 1998; Chabrerie and Alard, 2005)</w:t>
      </w:r>
      <w:r w:rsidR="00234AC2">
        <w:rPr>
          <w:rFonts w:ascii="Times New Roman" w:hAnsi="Times New Roman" w:cs="Times New Roman"/>
        </w:rPr>
        <w:fldChar w:fldCharType="end"/>
      </w:r>
      <w:r w:rsidRPr="00150A35">
        <w:rPr>
          <w:rFonts w:ascii="Times New Roman" w:hAnsi="Times New Roman" w:cs="Times New Roman"/>
        </w:rPr>
        <w:t>, sticky traps consisted of 10 cm x 10 cm Plexiglass plates coated with Tangle-Trap</w:t>
      </w:r>
      <w:r w:rsidRPr="00150A35">
        <w:rPr>
          <w:rFonts w:ascii="Times New Roman" w:eastAsia="Calibri" w:hAnsi="Times New Roman" w:cs="Times New Roman"/>
          <w:sz w:val="18"/>
          <w:vertAlign w:val="superscript"/>
        </w:rPr>
        <w:t xml:space="preserve">® </w:t>
      </w:r>
      <w:r w:rsidRPr="00150A35">
        <w:rPr>
          <w:rFonts w:ascii="Times New Roman" w:hAnsi="Times New Roman" w:cs="Times New Roman"/>
        </w:rPr>
        <w:t xml:space="preserve">sticky coating. To compare this standard method to </w:t>
      </w:r>
      <w:del w:id="107" w:author="Sullivan, Lauren" w:date="2025-10-24T15:09:00Z" w16du:dateUtc="2025-10-24T19:09:00Z">
        <w:r w:rsidRPr="00150A35" w:rsidDel="008D40B8">
          <w:rPr>
            <w:rFonts w:ascii="Times New Roman" w:hAnsi="Times New Roman" w:cs="Times New Roman"/>
          </w:rPr>
          <w:delText>seed carpets</w:delText>
        </w:r>
      </w:del>
      <w:ins w:id="108" w:author="Sullivan, Lauren" w:date="2025-10-24T15:09:00Z" w16du:dateUtc="2025-10-24T19:09:00Z">
        <w:r w:rsidR="008D40B8">
          <w:rPr>
            <w:rFonts w:ascii="Times New Roman" w:hAnsi="Times New Roman" w:cs="Times New Roman"/>
          </w:rPr>
          <w:t>artificial grass traps</w:t>
        </w:r>
      </w:ins>
      <w:r w:rsidRPr="00150A35">
        <w:rPr>
          <w:rFonts w:ascii="Times New Roman" w:hAnsi="Times New Roman" w:cs="Times New Roman"/>
        </w:rPr>
        <w:t>, we used 10 cm x 10 cm synthetic lawn turf squares (</w:t>
      </w:r>
      <w:proofErr w:type="spellStart"/>
      <w:r w:rsidRPr="00150A35">
        <w:rPr>
          <w:rFonts w:ascii="Times New Roman" w:hAnsi="Times New Roman" w:cs="Times New Roman"/>
        </w:rPr>
        <w:t>TrafficMASTER</w:t>
      </w:r>
      <w:proofErr w:type="spellEnd"/>
      <w:r w:rsidRPr="00150A35">
        <w:rPr>
          <w:rFonts w:ascii="Times New Roman" w:eastAsia="Calibri" w:hAnsi="Times New Roman" w:cs="Times New Roman"/>
          <w:sz w:val="18"/>
          <w:vertAlign w:val="superscript"/>
        </w:rPr>
        <w:t xml:space="preserve">® </w:t>
      </w:r>
      <w:proofErr w:type="spellStart"/>
      <w:r w:rsidRPr="00150A35">
        <w:rPr>
          <w:rFonts w:ascii="Times New Roman" w:hAnsi="Times New Roman" w:cs="Times New Roman"/>
        </w:rPr>
        <w:t>TruGrass</w:t>
      </w:r>
      <w:proofErr w:type="spellEnd"/>
      <w:r w:rsidRPr="00150A35">
        <w:rPr>
          <w:rFonts w:ascii="Times New Roman" w:hAnsi="Times New Roman" w:cs="Times New Roman"/>
        </w:rPr>
        <w:t xml:space="preserve"> Emerald Artificial Turf) with blade heights between 1</w:t>
      </w:r>
      <w:r w:rsidRPr="00150A35">
        <w:rPr>
          <w:rFonts w:ascii="Times New Roman" w:hAnsi="Times New Roman" w:cs="Times New Roman"/>
          <w:i/>
        </w:rPr>
        <w:t>.</w:t>
      </w:r>
      <w:r w:rsidRPr="00150A35">
        <w:rPr>
          <w:rFonts w:ascii="Times New Roman" w:hAnsi="Times New Roman" w:cs="Times New Roman"/>
        </w:rPr>
        <w:t>5 to 2</w:t>
      </w:r>
      <w:r w:rsidRPr="00150A35">
        <w:rPr>
          <w:rFonts w:ascii="Times New Roman" w:hAnsi="Times New Roman" w:cs="Times New Roman"/>
          <w:i/>
        </w:rPr>
        <w:t>.</w:t>
      </w:r>
      <w:r w:rsidRPr="00150A35">
        <w:rPr>
          <w:rFonts w:ascii="Times New Roman" w:hAnsi="Times New Roman" w:cs="Times New Roman"/>
        </w:rPr>
        <w:t>5 cm tall.</w:t>
      </w:r>
    </w:p>
    <w:p w14:paraId="05F80B87" w14:textId="07FD9A46" w:rsidR="00097897" w:rsidRPr="00150A35" w:rsidRDefault="003D29FB" w:rsidP="00234AC2">
      <w:pPr>
        <w:spacing w:after="0"/>
        <w:ind w:left="-5" w:right="182" w:firstLine="725"/>
        <w:rPr>
          <w:rFonts w:ascii="Times New Roman" w:hAnsi="Times New Roman" w:cs="Times New Roman"/>
        </w:rPr>
      </w:pPr>
      <w:r w:rsidRPr="00150A35">
        <w:rPr>
          <w:rFonts w:ascii="Times New Roman" w:hAnsi="Times New Roman" w:cs="Times New Roman"/>
        </w:rPr>
        <w:t xml:space="preserve">At the two sites, we replicated 10 blocks of paired sticky </w:t>
      </w:r>
      <w:del w:id="109" w:author="Sullivan, Lauren" w:date="2025-10-24T15:04:00Z" w16du:dateUtc="2025-10-24T19:04:00Z">
        <w:r w:rsidRPr="00150A35" w:rsidDel="00514DB6">
          <w:rPr>
            <w:rFonts w:ascii="Times New Roman" w:hAnsi="Times New Roman" w:cs="Times New Roman"/>
          </w:rPr>
          <w:delText xml:space="preserve">traps </w:delText>
        </w:r>
      </w:del>
      <w:r w:rsidRPr="00150A35">
        <w:rPr>
          <w:rFonts w:ascii="Times New Roman" w:hAnsi="Times New Roman" w:cs="Times New Roman"/>
        </w:rPr>
        <w:t xml:space="preserve">and </w:t>
      </w:r>
      <w:del w:id="110" w:author="Sullivan, Lauren" w:date="2025-10-24T15:04:00Z" w16du:dateUtc="2025-10-24T19:04:00Z">
        <w:r w:rsidRPr="00150A35" w:rsidDel="00514DB6">
          <w:rPr>
            <w:rFonts w:ascii="Times New Roman" w:hAnsi="Times New Roman" w:cs="Times New Roman"/>
          </w:rPr>
          <w:delText xml:space="preserve">carpets </w:delText>
        </w:r>
      </w:del>
      <w:ins w:id="111" w:author="Sullivan, Lauren" w:date="2025-10-24T15:04:00Z" w16du:dateUtc="2025-10-24T19:04:00Z">
        <w:r w:rsidR="00514DB6">
          <w:rPr>
            <w:rFonts w:ascii="Times New Roman" w:hAnsi="Times New Roman" w:cs="Times New Roman"/>
          </w:rPr>
          <w:t>artificial grass traps</w:t>
        </w:r>
        <w:r w:rsidR="00514DB6" w:rsidRPr="00150A35">
          <w:rPr>
            <w:rFonts w:ascii="Times New Roman" w:hAnsi="Times New Roman" w:cs="Times New Roman"/>
          </w:rPr>
          <w:t xml:space="preserve"> </w:t>
        </w:r>
      </w:ins>
      <w:r w:rsidRPr="00150A35">
        <w:rPr>
          <w:rFonts w:ascii="Times New Roman" w:hAnsi="Times New Roman" w:cs="Times New Roman"/>
        </w:rPr>
        <w:t xml:space="preserve">that we collected 1 week, 1 month, and 2 months after deployment to examine seed recovery through time. We initially deployed all traps on July 10, </w:t>
      </w:r>
      <w:proofErr w:type="gramStart"/>
      <w:r w:rsidRPr="00150A35">
        <w:rPr>
          <w:rFonts w:ascii="Times New Roman" w:hAnsi="Times New Roman" w:cs="Times New Roman"/>
        </w:rPr>
        <w:t>2019</w:t>
      </w:r>
      <w:proofErr w:type="gramEnd"/>
      <w:r w:rsidRPr="00150A35">
        <w:rPr>
          <w:rFonts w:ascii="Times New Roman" w:hAnsi="Times New Roman" w:cs="Times New Roman"/>
        </w:rPr>
        <w:t xml:space="preserve"> in Colorado and July 17, </w:t>
      </w:r>
      <w:proofErr w:type="gramStart"/>
      <w:r w:rsidRPr="00150A35">
        <w:rPr>
          <w:rFonts w:ascii="Times New Roman" w:hAnsi="Times New Roman" w:cs="Times New Roman"/>
        </w:rPr>
        <w:t>2019</w:t>
      </w:r>
      <w:proofErr w:type="gramEnd"/>
      <w:r w:rsidRPr="00150A35">
        <w:rPr>
          <w:rFonts w:ascii="Times New Roman" w:hAnsi="Times New Roman" w:cs="Times New Roman"/>
        </w:rPr>
        <w:t xml:space="preserve"> in Missouri. Each block consisted of three sticky traps and three </w:t>
      </w:r>
      <w:del w:id="112" w:author="Sullivan, Lauren" w:date="2025-10-24T15:04:00Z" w16du:dateUtc="2025-10-24T19:04:00Z">
        <w:r w:rsidRPr="00150A35" w:rsidDel="00514DB6">
          <w:rPr>
            <w:rFonts w:ascii="Times New Roman" w:hAnsi="Times New Roman" w:cs="Times New Roman"/>
          </w:rPr>
          <w:delText xml:space="preserve">carpets </w:delText>
        </w:r>
      </w:del>
      <w:ins w:id="113" w:author="Sullivan, Lauren" w:date="2025-10-24T15:04:00Z" w16du:dateUtc="2025-10-24T19:04:00Z">
        <w:r w:rsidR="00514DB6">
          <w:rPr>
            <w:rFonts w:ascii="Times New Roman" w:hAnsi="Times New Roman" w:cs="Times New Roman"/>
          </w:rPr>
          <w:t>artificial grass traps</w:t>
        </w:r>
        <w:r w:rsidR="00514DB6" w:rsidRPr="00150A35">
          <w:rPr>
            <w:rFonts w:ascii="Times New Roman" w:hAnsi="Times New Roman" w:cs="Times New Roman"/>
          </w:rPr>
          <w:t xml:space="preserve"> </w:t>
        </w:r>
      </w:ins>
      <w:r w:rsidRPr="00150A35">
        <w:rPr>
          <w:rFonts w:ascii="Times New Roman" w:hAnsi="Times New Roman" w:cs="Times New Roman"/>
        </w:rPr>
        <w:t xml:space="preserve">for a total of 10 replicates of the two methods for each </w:t>
      </w:r>
      <w:proofErr w:type="spellStart"/>
      <w:r w:rsidRPr="00150A35">
        <w:rPr>
          <w:rFonts w:ascii="Times New Roman" w:hAnsi="Times New Roman" w:cs="Times New Roman"/>
        </w:rPr>
        <w:t>each</w:t>
      </w:r>
      <w:proofErr w:type="spellEnd"/>
      <w:r w:rsidRPr="00150A35">
        <w:rPr>
          <w:rFonts w:ascii="Times New Roman" w:hAnsi="Times New Roman" w:cs="Times New Roman"/>
        </w:rPr>
        <w:t xml:space="preserve"> time point and each site.</w:t>
      </w:r>
      <w:ins w:id="114" w:author="Sullivan, Lauren" w:date="2025-10-27T14:27:00Z" w16du:dateUtc="2025-10-27T18:27:00Z">
        <w:r w:rsidR="008B6ECC">
          <w:rPr>
            <w:rFonts w:ascii="Times New Roman" w:hAnsi="Times New Roman" w:cs="Times New Roman"/>
          </w:rPr>
          <w:t xml:space="preserve"> Within each location, paired traps were closer</w:t>
        </w:r>
      </w:ins>
      <w:ins w:id="115" w:author="Sullivan, Lauren" w:date="2025-10-27T14:28:00Z" w16du:dateUtc="2025-10-27T18:28:00Z">
        <w:r w:rsidR="008B6ECC">
          <w:rPr>
            <w:rFonts w:ascii="Times New Roman" w:hAnsi="Times New Roman" w:cs="Times New Roman"/>
          </w:rPr>
          <w:t xml:space="preserve"> to each other than the other replicates.</w:t>
        </w:r>
      </w:ins>
      <w:r w:rsidRPr="00150A35">
        <w:rPr>
          <w:rFonts w:ascii="Times New Roman" w:hAnsi="Times New Roman" w:cs="Times New Roman"/>
        </w:rPr>
        <w:t xml:space="preserve"> When deploying traps, we removed any litter or vegetation directly under the traps so that they were placed directly on the soil surrounded by natural vegetation (Fig. 1E). We used two ground staples to secure opposite sides of each trap. On each trap, we then placed 20 seeds of 8 locally occurring species</w:t>
      </w:r>
      <w:ins w:id="116" w:author="Sullivan, Lauren" w:date="2025-10-24T15:04:00Z" w16du:dateUtc="2025-10-24T19:04:00Z">
        <w:r w:rsidR="00514DB6">
          <w:rPr>
            <w:rFonts w:ascii="Times New Roman" w:hAnsi="Times New Roman" w:cs="Times New Roman"/>
          </w:rPr>
          <w:t xml:space="preserve"> that were not found in the vegetative community </w:t>
        </w:r>
        <w:r w:rsidR="008D40B8">
          <w:rPr>
            <w:rFonts w:ascii="Times New Roman" w:hAnsi="Times New Roman" w:cs="Times New Roman"/>
          </w:rPr>
          <w:t>at our study sites</w:t>
        </w:r>
      </w:ins>
      <w:ins w:id="117" w:author="Sullivan, Lauren" w:date="2025-10-24T15:05:00Z" w16du:dateUtc="2025-10-24T19:05:00Z">
        <w:r w:rsidR="008D40B8">
          <w:rPr>
            <w:rFonts w:ascii="Times New Roman" w:hAnsi="Times New Roman" w:cs="Times New Roman"/>
          </w:rPr>
          <w:t xml:space="preserve">.  </w:t>
        </w:r>
      </w:ins>
      <w:del w:id="118" w:author="Sullivan, Lauren" w:date="2025-10-24T15:05:00Z" w16du:dateUtc="2025-10-24T19:05:00Z">
        <w:r w:rsidRPr="00150A35" w:rsidDel="008D40B8">
          <w:rPr>
            <w:rFonts w:ascii="Times New Roman" w:hAnsi="Times New Roman" w:cs="Times New Roman"/>
          </w:rPr>
          <w:delText xml:space="preserve">, where </w:delText>
        </w:r>
      </w:del>
      <w:ins w:id="119" w:author="Sullivan, Lauren" w:date="2025-10-24T15:05:00Z" w16du:dateUtc="2025-10-24T19:05:00Z">
        <w:r w:rsidR="008D40B8">
          <w:rPr>
            <w:rFonts w:ascii="Times New Roman" w:hAnsi="Times New Roman" w:cs="Times New Roman"/>
          </w:rPr>
          <w:t>S</w:t>
        </w:r>
      </w:ins>
      <w:del w:id="120" w:author="Sullivan, Lauren" w:date="2025-10-24T15:05:00Z" w16du:dateUtc="2025-10-24T19:05:00Z">
        <w:r w:rsidRPr="00150A35" w:rsidDel="008D40B8">
          <w:rPr>
            <w:rFonts w:ascii="Times New Roman" w:hAnsi="Times New Roman" w:cs="Times New Roman"/>
          </w:rPr>
          <w:delText>s</w:delText>
        </w:r>
      </w:del>
      <w:r w:rsidRPr="00150A35">
        <w:rPr>
          <w:rFonts w:ascii="Times New Roman" w:hAnsi="Times New Roman" w:cs="Times New Roman"/>
        </w:rPr>
        <w:t xml:space="preserve">eed mixes were chosen such that they encompassed a range of functional groups and seed mass (see Table 1 for species and associated seed mass, Fig. 1C, D). At the Colorado site, we used only 10 seeds for the species at the highest end our seed mass range, </w:t>
      </w:r>
      <w:r w:rsidRPr="00150A35">
        <w:rPr>
          <w:rFonts w:ascii="Times New Roman" w:hAnsi="Times New Roman" w:cs="Times New Roman"/>
          <w:i/>
        </w:rPr>
        <w:t>Yucca glauca</w:t>
      </w:r>
      <w:r w:rsidRPr="00150A35">
        <w:rPr>
          <w:rFonts w:ascii="Times New Roman" w:hAnsi="Times New Roman" w:cs="Times New Roman"/>
        </w:rPr>
        <w:t>, due to their large size</w:t>
      </w:r>
      <w:ins w:id="121" w:author="Sullivan, Lauren" w:date="2025-10-27T14:30:00Z" w16du:dateUtc="2025-10-27T18:30:00Z">
        <w:r w:rsidR="008B6ECC">
          <w:rPr>
            <w:rFonts w:ascii="Times New Roman" w:hAnsi="Times New Roman" w:cs="Times New Roman"/>
          </w:rPr>
          <w:t xml:space="preserve"> (~7x10mm, Fig. 1D)</w:t>
        </w:r>
      </w:ins>
      <w:r w:rsidRPr="00150A35">
        <w:rPr>
          <w:rFonts w:ascii="Times New Roman" w:hAnsi="Times New Roman" w:cs="Times New Roman"/>
        </w:rPr>
        <w:t>, resulting in a total of 150 (CO) and 160 (MO) seeds per trap.</w:t>
      </w:r>
    </w:p>
    <w:p w14:paraId="17DEDFE2" w14:textId="7828246F" w:rsidR="00097897" w:rsidRPr="00150A35" w:rsidRDefault="003D29FB" w:rsidP="00234AC2">
      <w:pPr>
        <w:spacing w:after="0"/>
        <w:ind w:left="-5" w:right="182" w:firstLine="725"/>
        <w:rPr>
          <w:rFonts w:ascii="Times New Roman" w:hAnsi="Times New Roman" w:cs="Times New Roman"/>
        </w:rPr>
      </w:pPr>
      <w:r w:rsidRPr="00150A35">
        <w:rPr>
          <w:rFonts w:ascii="Times New Roman" w:hAnsi="Times New Roman" w:cs="Times New Roman"/>
        </w:rPr>
        <w:t xml:space="preserve">We collected paired sticky </w:t>
      </w:r>
      <w:ins w:id="122" w:author="Sullivan, Lauren" w:date="2025-10-24T15:05:00Z" w16du:dateUtc="2025-10-24T19:05:00Z">
        <w:r w:rsidR="008D40B8">
          <w:rPr>
            <w:rFonts w:ascii="Times New Roman" w:hAnsi="Times New Roman" w:cs="Times New Roman"/>
          </w:rPr>
          <w:t xml:space="preserve">and artificial grass traps </w:t>
        </w:r>
      </w:ins>
      <w:del w:id="123" w:author="Sullivan, Lauren" w:date="2025-10-24T15:05:00Z" w16du:dateUtc="2025-10-24T19:05:00Z">
        <w:r w:rsidRPr="00150A35" w:rsidDel="008D40B8">
          <w:rPr>
            <w:rFonts w:ascii="Times New Roman" w:hAnsi="Times New Roman" w:cs="Times New Roman"/>
          </w:rPr>
          <w:delText xml:space="preserve">traps and carpets </w:delText>
        </w:r>
      </w:del>
      <w:r w:rsidRPr="00150A35">
        <w:rPr>
          <w:rFonts w:ascii="Times New Roman" w:hAnsi="Times New Roman" w:cs="Times New Roman"/>
        </w:rPr>
        <w:t xml:space="preserve">1 week, 1 month, and 2 months after deployment. All traps were taken back to the lab for processing. We recorded the total number of </w:t>
      </w:r>
      <w:r w:rsidRPr="00150A35">
        <w:rPr>
          <w:rFonts w:ascii="Times New Roman" w:hAnsi="Times New Roman" w:cs="Times New Roman"/>
        </w:rPr>
        <w:lastRenderedPageBreak/>
        <w:t xml:space="preserve">seeds of each focal species that were recaptured on each </w:t>
      </w:r>
      <w:proofErr w:type="gramStart"/>
      <w:r w:rsidRPr="00150A35">
        <w:rPr>
          <w:rFonts w:ascii="Times New Roman" w:hAnsi="Times New Roman" w:cs="Times New Roman"/>
        </w:rPr>
        <w:t>trap, and</w:t>
      </w:r>
      <w:proofErr w:type="gramEnd"/>
      <w:r w:rsidRPr="00150A35">
        <w:rPr>
          <w:rFonts w:ascii="Times New Roman" w:hAnsi="Times New Roman" w:cs="Times New Roman"/>
        </w:rPr>
        <w:t xml:space="preserve"> noted if seed fragments were evident to suggest seed herbivory or animal activity.</w:t>
      </w:r>
    </w:p>
    <w:p w14:paraId="5C3FB086" w14:textId="08A53F57" w:rsidR="00097897" w:rsidRPr="00150A35" w:rsidRDefault="003D29FB" w:rsidP="00234AC2">
      <w:pPr>
        <w:spacing w:after="444"/>
        <w:ind w:left="-5" w:right="182" w:firstLine="725"/>
        <w:rPr>
          <w:rFonts w:ascii="Times New Roman" w:hAnsi="Times New Roman" w:cs="Times New Roman"/>
        </w:rPr>
      </w:pPr>
      <w:r w:rsidRPr="00150A35">
        <w:rPr>
          <w:rFonts w:ascii="Times New Roman" w:hAnsi="Times New Roman" w:cs="Times New Roman"/>
        </w:rPr>
        <w:t>At the Missouri site, we also wanted to test the efficacy of the sticky traps after they had been in the field for some time and accumulated leaves and other debris. Therefore, at the initial trap deployment date, we placed an additional sticky trap at each block that was coated in Tangle-</w:t>
      </w:r>
      <w:proofErr w:type="gramStart"/>
      <w:r w:rsidRPr="00150A35">
        <w:rPr>
          <w:rFonts w:ascii="Times New Roman" w:hAnsi="Times New Roman" w:cs="Times New Roman"/>
        </w:rPr>
        <w:t>Trap</w:t>
      </w:r>
      <w:r w:rsidRPr="00150A35">
        <w:rPr>
          <w:rFonts w:ascii="Times New Roman" w:eastAsia="Calibri" w:hAnsi="Times New Roman" w:cs="Times New Roman"/>
          <w:sz w:val="18"/>
          <w:vertAlign w:val="superscript"/>
        </w:rPr>
        <w:t>®</w:t>
      </w:r>
      <w:r w:rsidRPr="00150A35">
        <w:rPr>
          <w:rFonts w:ascii="Times New Roman" w:hAnsi="Times New Roman" w:cs="Times New Roman"/>
        </w:rPr>
        <w:t>, but</w:t>
      </w:r>
      <w:proofErr w:type="gramEnd"/>
      <w:r w:rsidRPr="00150A35">
        <w:rPr>
          <w:rFonts w:ascii="Times New Roman" w:hAnsi="Times New Roman" w:cs="Times New Roman"/>
        </w:rPr>
        <w:t xml:space="preserve"> did not have the seed mix added initially. After one month of sitting in the grassland and accumulating leaves and other debris naturally, we added the same seed mix as above to these </w:t>
      </w:r>
      <w:proofErr w:type="gramStart"/>
      <w:r w:rsidRPr="00150A35">
        <w:rPr>
          <w:rFonts w:ascii="Times New Roman" w:hAnsi="Times New Roman" w:cs="Times New Roman"/>
        </w:rPr>
        <w:t>traps, and</w:t>
      </w:r>
      <w:proofErr w:type="gramEnd"/>
      <w:r w:rsidRPr="00150A35">
        <w:rPr>
          <w:rFonts w:ascii="Times New Roman" w:hAnsi="Times New Roman" w:cs="Times New Roman"/>
        </w:rPr>
        <w:t xml:space="preserve"> then collected these traps along with the </w:t>
      </w:r>
      <w:proofErr w:type="gramStart"/>
      <w:r w:rsidRPr="00150A35">
        <w:rPr>
          <w:rFonts w:ascii="Times New Roman" w:hAnsi="Times New Roman" w:cs="Times New Roman"/>
        </w:rPr>
        <w:t>two</w:t>
      </w:r>
      <w:r w:rsidR="00234AC2">
        <w:rPr>
          <w:rFonts w:ascii="Times New Roman" w:hAnsi="Times New Roman" w:cs="Times New Roman"/>
        </w:rPr>
        <w:t xml:space="preserve"> </w:t>
      </w:r>
      <w:r w:rsidRPr="00150A35">
        <w:rPr>
          <w:rFonts w:ascii="Times New Roman" w:hAnsi="Times New Roman" w:cs="Times New Roman"/>
        </w:rPr>
        <w:t>month</w:t>
      </w:r>
      <w:proofErr w:type="gramEnd"/>
      <w:r w:rsidRPr="00150A35">
        <w:rPr>
          <w:rFonts w:ascii="Times New Roman" w:hAnsi="Times New Roman" w:cs="Times New Roman"/>
        </w:rPr>
        <w:t xml:space="preserve"> traps. We termed this treatment, the ‘post-sticky’ treatment. We recovered and identified seeds from these traps in the same manner as mentioned above. This allowed us to more closely examine how well sticky traps recovered seeds after longer periods of time in the field.</w:t>
      </w:r>
    </w:p>
    <w:p w14:paraId="1263F334" w14:textId="77777777"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Statistical analysis</w:t>
      </w:r>
    </w:p>
    <w:p w14:paraId="1F75C24C" w14:textId="2461BC86" w:rsidR="00097897" w:rsidRPr="00150A35" w:rsidRDefault="003D29FB" w:rsidP="00234AC2">
      <w:pPr>
        <w:spacing w:after="0"/>
        <w:ind w:left="-5" w:right="182" w:firstLine="725"/>
        <w:rPr>
          <w:rFonts w:ascii="Times New Roman" w:hAnsi="Times New Roman" w:cs="Times New Roman"/>
        </w:rPr>
      </w:pPr>
      <w:r w:rsidRPr="00150A35">
        <w:rPr>
          <w:rFonts w:ascii="Times New Roman" w:hAnsi="Times New Roman" w:cs="Times New Roman"/>
        </w:rPr>
        <w:t xml:space="preserve">To visualize how relative seed recovery varied across species and trap type, we calculated log response ratios of seed recovery of sticky traps relative to artificial grass </w:t>
      </w:r>
      <w:del w:id="124" w:author="Sullivan, Lauren" w:date="2025-10-24T15:05:00Z" w16du:dateUtc="2025-10-24T19:05:00Z">
        <w:r w:rsidRPr="00150A35" w:rsidDel="008D40B8">
          <w:rPr>
            <w:rFonts w:ascii="Times New Roman" w:hAnsi="Times New Roman" w:cs="Times New Roman"/>
          </w:rPr>
          <w:delText xml:space="preserve">carpet </w:delText>
        </w:r>
      </w:del>
      <w:r w:rsidRPr="00150A35">
        <w:rPr>
          <w:rFonts w:ascii="Times New Roman" w:hAnsi="Times New Roman" w:cs="Times New Roman"/>
        </w:rPr>
        <w:t xml:space="preserve">traps for each species at each site (i.e. the log of % recovery on sticky traps divided by % recovery on artificial grass traps). For this formulation, values greater than zero indicate seeds are more likely to be recovered on sticky traps, values of less than zero are more likely to be recovered on </w:t>
      </w:r>
      <w:del w:id="125" w:author="Sullivan, Lauren" w:date="2025-10-24T15:05:00Z" w16du:dateUtc="2025-10-24T19:05:00Z">
        <w:r w:rsidRPr="00150A35" w:rsidDel="008D40B8">
          <w:rPr>
            <w:rFonts w:ascii="Times New Roman" w:hAnsi="Times New Roman" w:cs="Times New Roman"/>
          </w:rPr>
          <w:delText>carpets</w:delText>
        </w:r>
      </w:del>
      <w:ins w:id="126" w:author="Sullivan, Lauren" w:date="2025-10-24T15:05:00Z" w16du:dateUtc="2025-10-24T19:05:00Z">
        <w:r w:rsidR="008D40B8">
          <w:rPr>
            <w:rFonts w:ascii="Times New Roman" w:hAnsi="Times New Roman" w:cs="Times New Roman"/>
          </w:rPr>
          <w:t>grass traps</w:t>
        </w:r>
      </w:ins>
      <w:r w:rsidRPr="00150A35">
        <w:rPr>
          <w:rFonts w:ascii="Times New Roman" w:hAnsi="Times New Roman" w:cs="Times New Roman"/>
        </w:rPr>
        <w:t>, and values of zero indicate seeds are equally likely to be recovered on both traps. This allows for ease of visualization of which trap type tends to recover relatively more seeds of a given species at a given time.</w:t>
      </w:r>
    </w:p>
    <w:p w14:paraId="6876214F" w14:textId="08DDB713" w:rsidR="001F5EEF" w:rsidRDefault="003D29FB" w:rsidP="001F5EEF">
      <w:pPr>
        <w:ind w:left="-5" w:right="182" w:firstLine="725"/>
        <w:rPr>
          <w:rFonts w:ascii="Times New Roman" w:hAnsi="Times New Roman" w:cs="Times New Roman"/>
        </w:rPr>
      </w:pPr>
      <w:r w:rsidRPr="00150A35">
        <w:rPr>
          <w:rFonts w:ascii="Times New Roman" w:hAnsi="Times New Roman" w:cs="Times New Roman"/>
        </w:rPr>
        <w:t>To determine how absolute seed recovery depended on the trap type, seed mass and the amount of time the traps remained in the field, we used generalized linear mixed effects models using the ‘</w:t>
      </w:r>
      <w:proofErr w:type="spellStart"/>
      <w:r w:rsidRPr="00150A35">
        <w:rPr>
          <w:rFonts w:ascii="Times New Roman" w:hAnsi="Times New Roman" w:cs="Times New Roman"/>
        </w:rPr>
        <w:t>glmmTMB</w:t>
      </w:r>
      <w:proofErr w:type="spellEnd"/>
      <w:r w:rsidRPr="00150A35">
        <w:rPr>
          <w:rFonts w:ascii="Times New Roman" w:hAnsi="Times New Roman" w:cs="Times New Roman"/>
        </w:rPr>
        <w:t>’ package</w:t>
      </w:r>
      <w:r w:rsidR="00234AC2">
        <w:rPr>
          <w:rFonts w:ascii="Times New Roman" w:hAnsi="Times New Roman" w:cs="Times New Roman"/>
        </w:rPr>
        <w:t xml:space="preserve"> </w:t>
      </w:r>
      <w:r w:rsidR="00234AC2">
        <w:rPr>
          <w:rFonts w:ascii="Times New Roman" w:hAnsi="Times New Roman" w:cs="Times New Roman"/>
        </w:rPr>
        <w:fldChar w:fldCharType="begin"/>
      </w:r>
      <w:r w:rsidR="00234AC2">
        <w:rPr>
          <w:rFonts w:ascii="Times New Roman" w:hAnsi="Times New Roman" w:cs="Times New Roman"/>
        </w:rPr>
        <w:instrText xml:space="preserve"> ADDIN ZOTERO_ITEM CSL_CITATION {"citationID":"4VX3VMWV","properties":{"formattedCitation":"(Brooks et al., 2017)","plainCitation":"(Brooks et al., 2017)","noteIndex":0},"citationItems":[{"id":7308,"uris":["http://zotero.org/users/13713228/items/V5MXYQ6J"],"itemData":{"id":7308,"type":"article-journal","abstract":"Count data can be analyzed using generalized linear mixed models when observations are correlated in ways that require random effects. However, count data are often zero-inﬂated, containing more zeros than would be expected from the typical error distributions. We present a new package, glmmTMB, and compare it to other R packages that ﬁt zero-inﬂated mixed models. The glmmTMB package ﬁts many types of GLMMs and extensions, including models with continuously distributed responses, but here we focus on count responses. glmmTMB is faster than glmmADMB, MCMCglmm, and brms, and more ﬂexible than INLA and mgcv for zero-inﬂated modeling. One unique feature of glmmTMB (among packages that ﬁt zero-inﬂated mixed models) is its ability to estimate the Conway-Maxwell-Poisson distribution parameterized by the mean. Overall, its most appealing features for new users may be the combination of speed, ﬂexibility, and its interface’s similarity to lme4.","container-title":"The R Journal","DOI":"10.32614/RJ-2017-066","ISSN":"2073-4859","issue":"2","journalAbbreviation":"The R Journal","language":"en","page":"378","source":"DOI.org (Crossref)","title":"glmmTMB Balances Speed and Flexibility Among Packages for Zero-inflated Generalized Linear Mixed Modeling","volume":"9","author":[{"family":"Brooks","given":"Mollie","suffix":"E."},{"family":"Kristensen","given":"Kasper"},{"family":"Benthem","given":"Koen","suffix":"J.,van"},{"family":"Magnusson","given":"Arni"},{"family":"Berg","given":"Casper","suffix":"W."},{"family":"Nielsen","given":"Anders"},{"family":"Skaug","given":"Hans","suffix":"J."},{"family":"Mächler","given":"Martin"},{"family":"Bolker","given":"Benjamin","suffix":"M."}],"issued":{"date-parts":[["2017"]]}}}],"schema":"https://github.com/citation-style-language/schema/raw/master/csl-citation.json"} </w:instrText>
      </w:r>
      <w:r w:rsidR="00234AC2">
        <w:rPr>
          <w:rFonts w:ascii="Times New Roman" w:hAnsi="Times New Roman" w:cs="Times New Roman"/>
        </w:rPr>
        <w:fldChar w:fldCharType="separate"/>
      </w:r>
      <w:r w:rsidR="00234AC2">
        <w:rPr>
          <w:rFonts w:ascii="Times New Roman" w:hAnsi="Times New Roman" w:cs="Times New Roman"/>
          <w:noProof/>
        </w:rPr>
        <w:t>(Brooks et al., 2017)</w:t>
      </w:r>
      <w:r w:rsidR="00234AC2">
        <w:rPr>
          <w:rFonts w:ascii="Times New Roman" w:hAnsi="Times New Roman" w:cs="Times New Roman"/>
        </w:rPr>
        <w:fldChar w:fldCharType="end"/>
      </w:r>
      <w:r w:rsidRPr="00150A35">
        <w:rPr>
          <w:rFonts w:ascii="Times New Roman" w:hAnsi="Times New Roman" w:cs="Times New Roman"/>
        </w:rPr>
        <w:t xml:space="preserve"> in R v4.3.3.</w:t>
      </w:r>
      <w:r w:rsidR="00234AC2">
        <w:rPr>
          <w:rFonts w:ascii="Times New Roman" w:hAnsi="Times New Roman" w:cs="Times New Roman"/>
        </w:rPr>
        <w:t xml:space="preserve"> </w:t>
      </w:r>
      <w:r w:rsidR="00234AC2">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{"citationID":"Sptkx9CW","properties":{"formattedCitation":"(R Core Team, 2024)","plainCitation":"(R Core Team, 2024)","noteIndex":0},"citationItems":[{"id":7310,"uris":["http://zotero.org/users/13713228/items/KDGWKCFG"],"itemData":{"id":7310,"type":"report","event-place":"Vienna, Austria","publisher":"R Foundation for Statistical Computing","publisher-place":"Vienna, Austria","title":"&lt;i&gt;R: A Language and Environment for Statistical Computing&lt;/i&gt;","URL":"https://www.R-project.org/","author":[{"family":"R Core Team","given":""}],"issued":{"date-parts":[["2024"]]}}}],"schema":"https://github.com/citation-style-language/schema/raw/master/csl-citation.json"} </w:instrText>
      </w:r>
      <w:r w:rsidR="00234AC2">
        <w:rPr>
          <w:rFonts w:ascii="Times New Roman" w:hAnsi="Times New Roman" w:cs="Times New Roman"/>
        </w:rPr>
        <w:fldChar w:fldCharType="separate"/>
      </w:r>
      <w:r w:rsidR="00234AC2">
        <w:rPr>
          <w:rFonts w:ascii="Times New Roman" w:hAnsi="Times New Roman" w:cs="Times New Roman"/>
          <w:noProof/>
        </w:rPr>
        <w:t>(R Core Team, 2024)</w:t>
      </w:r>
      <w:r w:rsidR="00234AC2">
        <w:rPr>
          <w:rFonts w:ascii="Times New Roman" w:hAnsi="Times New Roman" w:cs="Times New Roman"/>
        </w:rPr>
        <w:fldChar w:fldCharType="end"/>
      </w:r>
      <w:r w:rsidRPr="00150A35">
        <w:rPr>
          <w:rFonts w:ascii="Times New Roman" w:hAnsi="Times New Roman" w:cs="Times New Roman"/>
        </w:rPr>
        <w:t xml:space="preserve">. The percent of recovered seeds was our response variable, and accordingly we used a binomial model </w:t>
      </w:r>
      <w:r w:rsidRPr="00150A35">
        <w:rPr>
          <w:rFonts w:ascii="Times New Roman" w:hAnsi="Times New Roman" w:cs="Times New Roman"/>
        </w:rPr>
        <w:lastRenderedPageBreak/>
        <w:t xml:space="preserve">with weights specified as the number of seeds placed on the traps to account for differing numbers of seeds per species used in the experiment. Our predictor variables included the interaction of trap type, seed mass and time in the field. We also included an additive random intercept for block nested within site (MO or CO). We used a backward selection approach to determine which interactions we kept in the </w:t>
      </w:r>
      <w:proofErr w:type="gramStart"/>
      <w:r w:rsidRPr="00150A35">
        <w:rPr>
          <w:rFonts w:ascii="Times New Roman" w:hAnsi="Times New Roman" w:cs="Times New Roman"/>
        </w:rPr>
        <w:t>model, and</w:t>
      </w:r>
      <w:proofErr w:type="gramEnd"/>
      <w:r w:rsidRPr="00150A35">
        <w:rPr>
          <w:rFonts w:ascii="Times New Roman" w:hAnsi="Times New Roman" w:cs="Times New Roman"/>
        </w:rPr>
        <w:t xml:space="preserve"> removed non-significant interactions when they arose. We calculated contrasts between trap type predictions for given seed masses using ‘</w:t>
      </w:r>
      <w:proofErr w:type="spellStart"/>
      <w:r w:rsidRPr="00150A35">
        <w:rPr>
          <w:rFonts w:ascii="Times New Roman" w:hAnsi="Times New Roman" w:cs="Times New Roman"/>
        </w:rPr>
        <w:t>emmeans</w:t>
      </w:r>
      <w:proofErr w:type="spellEnd"/>
      <w:r w:rsidRPr="00150A35">
        <w:rPr>
          <w:rFonts w:ascii="Times New Roman" w:hAnsi="Times New Roman" w:cs="Times New Roman"/>
        </w:rPr>
        <w:t>’</w:t>
      </w:r>
      <w:r w:rsidR="001F5EEF">
        <w:rPr>
          <w:rFonts w:ascii="Times New Roman" w:hAnsi="Times New Roman" w:cs="Times New Roman"/>
        </w:rPr>
        <w:t xml:space="preserve"> </w:t>
      </w:r>
      <w:r w:rsidR="001F5EEF">
        <w:rPr>
          <w:rFonts w:ascii="Times New Roman" w:hAnsi="Times New Roman" w:cs="Times New Roman"/>
        </w:rPr>
        <w:fldChar w:fldCharType="begin"/>
      </w:r>
      <w:r w:rsidR="001F5EEF">
        <w:rPr>
          <w:rFonts w:ascii="Times New Roman" w:hAnsi="Times New Roman" w:cs="Times New Roman"/>
        </w:rPr>
        <w:instrText xml:space="preserve"> ADDIN ZOTERO_ITEM CSL_CITATION {"citationID":"FGr7suJY","properties":{"formattedCitation":"(Lenth, 2023)","plainCitation":"(Lenth, 2023)","noteIndex":0},"citationItems":[{"id":7311,"uris":["http://zotero.org/users/13713228/items/IPZF5AIX"],"itemData":{"id":7311,"type":"report","publisher":"R Package Version 1.8.4-1","title":"emmeans: Estimated Marginal Means, aka Least-Squares Means","URL":"http://CRAN.R-project.org/package=emmeans","author":[{"family":"Lenth","given":"R V"}],"issued":{"date-parts":[["2023"]]}}}],"schema":"https://github.com/citation-style-language/schema/raw/master/csl-citation.json"} </w:instrText>
      </w:r>
      <w:r w:rsidR="001F5EEF">
        <w:rPr>
          <w:rFonts w:ascii="Times New Roman" w:hAnsi="Times New Roman" w:cs="Times New Roman"/>
        </w:rPr>
        <w:fldChar w:fldCharType="separate"/>
      </w:r>
      <w:r w:rsidR="001F5EEF">
        <w:rPr>
          <w:rFonts w:ascii="Times New Roman" w:hAnsi="Times New Roman" w:cs="Times New Roman"/>
          <w:noProof/>
        </w:rPr>
        <w:t>(Lenth, 2023)</w:t>
      </w:r>
      <w:r w:rsidR="001F5EEF">
        <w:rPr>
          <w:rFonts w:ascii="Times New Roman" w:hAnsi="Times New Roman" w:cs="Times New Roman"/>
        </w:rPr>
        <w:fldChar w:fldCharType="end"/>
      </w:r>
      <w:r w:rsidRPr="00150A35">
        <w:rPr>
          <w:rFonts w:ascii="Times New Roman" w:hAnsi="Times New Roman" w:cs="Times New Roman"/>
        </w:rPr>
        <w:t>.</w:t>
      </w:r>
    </w:p>
    <w:p w14:paraId="69DDF429" w14:textId="1E34BE52" w:rsidR="00097897" w:rsidRPr="00150A35" w:rsidRDefault="003D29FB" w:rsidP="001F5EEF">
      <w:pPr>
        <w:ind w:left="-5" w:right="182" w:firstLine="725"/>
        <w:rPr>
          <w:rFonts w:ascii="Times New Roman" w:hAnsi="Times New Roman" w:cs="Times New Roman"/>
        </w:rPr>
      </w:pPr>
      <w:r w:rsidRPr="00150A35">
        <w:rPr>
          <w:rFonts w:ascii="Times New Roman" w:hAnsi="Times New Roman" w:cs="Times New Roman"/>
        </w:rPr>
        <w:t xml:space="preserve">To determine how well the sticky traps recovered seeds once the traps had been in the field for some time and acquired debris, we explored how recovery differed between the </w:t>
      </w:r>
      <w:proofErr w:type="spellStart"/>
      <w:r w:rsidRPr="00150A35">
        <w:rPr>
          <w:rFonts w:ascii="Times New Roman" w:hAnsi="Times New Roman" w:cs="Times New Roman"/>
        </w:rPr>
        <w:t>poststicky</w:t>
      </w:r>
      <w:proofErr w:type="spellEnd"/>
      <w:r w:rsidRPr="00150A35">
        <w:rPr>
          <w:rFonts w:ascii="Times New Roman" w:hAnsi="Times New Roman" w:cs="Times New Roman"/>
        </w:rPr>
        <w:t xml:space="preserve"> treatment and the other trap types that contained seeds for one month. At the Missouri site only, we subset our data to all traps that had seeds on them for one month (artificial grass, sticky and post-sticky). We then ran a similar generalized linear mixed effects model as above, with our response variable as the proportion of seeds recovered (modeled as a binomial distribution), our predictor variable as trap type, and two additive random intercepts, one for block and one for species. We then calculated contrasts with ‘</w:t>
      </w:r>
      <w:proofErr w:type="spellStart"/>
      <w:r w:rsidRPr="00150A35">
        <w:rPr>
          <w:rFonts w:ascii="Times New Roman" w:hAnsi="Times New Roman" w:cs="Times New Roman"/>
        </w:rPr>
        <w:t>emmeans</w:t>
      </w:r>
      <w:proofErr w:type="spellEnd"/>
      <w:r w:rsidRPr="00150A35">
        <w:rPr>
          <w:rFonts w:ascii="Times New Roman" w:hAnsi="Times New Roman" w:cs="Times New Roman"/>
        </w:rPr>
        <w:t>’ between trap type.</w:t>
      </w:r>
    </w:p>
    <w:p w14:paraId="02ECAE20" w14:textId="15C06012" w:rsidR="00097897" w:rsidRPr="00150A35" w:rsidRDefault="003D29FB" w:rsidP="001F5EEF">
      <w:pPr>
        <w:spacing w:after="593"/>
        <w:ind w:left="-5" w:right="182" w:firstLine="725"/>
        <w:rPr>
          <w:rFonts w:ascii="Times New Roman" w:hAnsi="Times New Roman" w:cs="Times New Roman"/>
        </w:rPr>
      </w:pPr>
      <w:r w:rsidRPr="00150A35">
        <w:rPr>
          <w:rFonts w:ascii="Times New Roman" w:hAnsi="Times New Roman" w:cs="Times New Roman"/>
        </w:rPr>
        <w:t>We wrangled and visualized data with the ‘</w:t>
      </w:r>
      <w:proofErr w:type="spellStart"/>
      <w:r w:rsidRPr="00150A35">
        <w:rPr>
          <w:rFonts w:ascii="Times New Roman" w:hAnsi="Times New Roman" w:cs="Times New Roman"/>
        </w:rPr>
        <w:t>tidyverse</w:t>
      </w:r>
      <w:proofErr w:type="spellEnd"/>
      <w:r w:rsidRPr="00150A35">
        <w:rPr>
          <w:rFonts w:ascii="Times New Roman" w:hAnsi="Times New Roman" w:cs="Times New Roman"/>
        </w:rPr>
        <w:t>’ package</w:t>
      </w:r>
      <w:r w:rsidR="001F5EEF">
        <w:rPr>
          <w:rFonts w:ascii="Times New Roman" w:hAnsi="Times New Roman" w:cs="Times New Roman"/>
        </w:rPr>
        <w:t xml:space="preserve"> </w:t>
      </w:r>
      <w:r w:rsidR="001F5EEF">
        <w:rPr>
          <w:rFonts w:ascii="Times New Roman" w:hAnsi="Times New Roman" w:cs="Times New Roman"/>
        </w:rPr>
        <w:fldChar w:fldCharType="begin"/>
      </w:r>
      <w:r w:rsidR="001F5EEF">
        <w:rPr>
          <w:rFonts w:ascii="Times New Roman" w:hAnsi="Times New Roman" w:cs="Times New Roman"/>
        </w:rPr>
        <w:instrText xml:space="preserve"> ADDIN ZOTERO_ITEM CSL_CITATION {"citationID":"GFw7Nd5y","properties":{"formattedCitation":"(Wickham et al., 2019)","plainCitation":"(Wickham et al., 2019)","noteIndex":0},"citationItems":[{"id":7313,"uris":["http://zotero.org/users/13713228/items/WTG82F8E"],"itemData":{"id":7313,"type":"article-journal","abstract":"Wickham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sidR="001F5EEF">
        <w:rPr>
          <w:rFonts w:ascii="Times New Roman" w:hAnsi="Times New Roman" w:cs="Times New Roman"/>
        </w:rPr>
        <w:fldChar w:fldCharType="separate"/>
      </w:r>
      <w:r w:rsidR="001F5EEF">
        <w:rPr>
          <w:rFonts w:ascii="Times New Roman" w:hAnsi="Times New Roman" w:cs="Times New Roman"/>
          <w:noProof/>
        </w:rPr>
        <w:t>(Wickham et al., 2019)</w:t>
      </w:r>
      <w:r w:rsidR="001F5EEF">
        <w:rPr>
          <w:rFonts w:ascii="Times New Roman" w:hAnsi="Times New Roman" w:cs="Times New Roman"/>
        </w:rPr>
        <w:fldChar w:fldCharType="end"/>
      </w:r>
      <w:r w:rsidRPr="00150A35">
        <w:rPr>
          <w:rFonts w:ascii="Times New Roman" w:hAnsi="Times New Roman" w:cs="Times New Roman"/>
        </w:rPr>
        <w:t>, and ran all code in R Studio v2024.12.0+467</w:t>
      </w:r>
      <w:r w:rsidR="001F5EEF">
        <w:rPr>
          <w:rFonts w:ascii="Times New Roman" w:hAnsi="Times New Roman" w:cs="Times New Roman"/>
        </w:rPr>
        <w:t xml:space="preserve"> </w:t>
      </w:r>
      <w:r w:rsidR="001F5EEF">
        <w:rPr>
          <w:rFonts w:ascii="Times New Roman" w:hAnsi="Times New Roman" w:cs="Times New Roman"/>
        </w:rPr>
        <w:fldChar w:fldCharType="begin"/>
      </w:r>
      <w:r w:rsidR="001F5EEF">
        <w:rPr>
          <w:rFonts w:ascii="Times New Roman" w:hAnsi="Times New Roman" w:cs="Times New Roman"/>
        </w:rPr>
        <w:instrText xml:space="preserve"> ADDIN ZOTERO_ITEM CSL_CITATION {"citationID":"oWYu9hos","properties":{"formattedCitation":"(Posit Team, 2024)","plainCitation":"(Posit Team, 2024)","noteIndex":0},"citationItems":[{"id":7315,"uris":["http://zotero.org/users/13713228/items/9YXX3AT7"],"itemData":{"id":7315,"type":"report","event-place":"Boston, MA","publisher":"Posit Software, PBC","publisher-place":"Boston, MA","title":"&lt;i&gt;RStudio: Integrated Development Environment for R&lt;/i&gt;","URL":"http://www.posit.co/","author":[{"family":"Posit Team","given":""}],"issued":{"date-parts":[["2024"]]}}}],"schema":"https://github.com/citation-style-language/schema/raw/master/csl-citation.json"} </w:instrText>
      </w:r>
      <w:r w:rsidR="001F5EEF">
        <w:rPr>
          <w:rFonts w:ascii="Times New Roman" w:hAnsi="Times New Roman" w:cs="Times New Roman"/>
        </w:rPr>
        <w:fldChar w:fldCharType="separate"/>
      </w:r>
      <w:r w:rsidR="001F5EEF">
        <w:rPr>
          <w:rFonts w:ascii="Times New Roman" w:hAnsi="Times New Roman" w:cs="Times New Roman"/>
          <w:noProof/>
        </w:rPr>
        <w:t>(Posit Team, 2024)</w:t>
      </w:r>
      <w:r w:rsidR="001F5EEF">
        <w:rPr>
          <w:rFonts w:ascii="Times New Roman" w:hAnsi="Times New Roman" w:cs="Times New Roman"/>
        </w:rPr>
        <w:fldChar w:fldCharType="end"/>
      </w:r>
      <w:r w:rsidRPr="00150A35">
        <w:rPr>
          <w:rFonts w:ascii="Times New Roman" w:hAnsi="Times New Roman" w:cs="Times New Roman"/>
        </w:rPr>
        <w:t>.</w:t>
      </w:r>
    </w:p>
    <w:p w14:paraId="4CE0C450" w14:textId="77777777" w:rsidR="00097897" w:rsidRPr="00150A35" w:rsidRDefault="003D29FB">
      <w:pPr>
        <w:pStyle w:val="Heading1"/>
        <w:ind w:left="-5"/>
        <w:rPr>
          <w:rFonts w:ascii="Times New Roman" w:hAnsi="Times New Roman" w:cs="Times New Roman"/>
        </w:rPr>
      </w:pPr>
      <w:r w:rsidRPr="00150A35">
        <w:rPr>
          <w:rFonts w:ascii="Times New Roman" w:hAnsi="Times New Roman" w:cs="Times New Roman"/>
        </w:rPr>
        <w:t>RESULTS</w:t>
      </w:r>
    </w:p>
    <w:p w14:paraId="65D7FDDD" w14:textId="628EA936" w:rsidR="00097897" w:rsidRPr="00150A35" w:rsidRDefault="000F6F8A" w:rsidP="004655DC">
      <w:pPr>
        <w:spacing w:after="7"/>
        <w:ind w:left="-5" w:right="182" w:firstLine="725"/>
        <w:rPr>
          <w:rFonts w:ascii="Times New Roman" w:hAnsi="Times New Roman" w:cs="Times New Roman"/>
        </w:rPr>
      </w:pPr>
      <w:ins w:id="127" w:author="Sullivan, Lauren" w:date="2025-10-27T16:00:00Z" w16du:dateUtc="2025-10-27T20:00:00Z">
        <w:r>
          <w:rPr>
            <w:rFonts w:ascii="Times New Roman" w:hAnsi="Times New Roman" w:cs="Times New Roman"/>
          </w:rPr>
          <w:t>Absolute and r</w:t>
        </w:r>
      </w:ins>
      <w:del w:id="128" w:author="Sullivan, Lauren" w:date="2025-10-27T16:00:00Z" w16du:dateUtc="2025-10-27T20:00:00Z">
        <w:r w:rsidR="003D29FB" w:rsidRPr="00150A35" w:rsidDel="000F6F8A">
          <w:rPr>
            <w:rFonts w:ascii="Times New Roman" w:hAnsi="Times New Roman" w:cs="Times New Roman"/>
          </w:rPr>
          <w:delText>R</w:delText>
        </w:r>
      </w:del>
      <w:r w:rsidR="003D29FB" w:rsidRPr="00150A35">
        <w:rPr>
          <w:rFonts w:ascii="Times New Roman" w:hAnsi="Times New Roman" w:cs="Times New Roman"/>
        </w:rPr>
        <w:t>elative seed recovery varied by species</w:t>
      </w:r>
      <w:ins w:id="129" w:author="Sullivan, Lauren" w:date="2025-10-27T16:04:00Z" w16du:dateUtc="2025-10-27T20:04:00Z">
        <w:r w:rsidR="00D2300D">
          <w:rPr>
            <w:rFonts w:ascii="Times New Roman" w:hAnsi="Times New Roman" w:cs="Times New Roman"/>
          </w:rPr>
          <w:t xml:space="preserve"> and time</w:t>
        </w:r>
      </w:ins>
      <w:r w:rsidR="003D29FB" w:rsidRPr="00150A35">
        <w:rPr>
          <w:rFonts w:ascii="Times New Roman" w:hAnsi="Times New Roman" w:cs="Times New Roman"/>
        </w:rPr>
        <w:t xml:space="preserve"> </w:t>
      </w:r>
      <w:del w:id="130" w:author="Sullivan, Lauren" w:date="2025-10-27T16:01:00Z" w16du:dateUtc="2025-10-27T20:01:00Z">
        <w:r w:rsidR="003D29FB" w:rsidRPr="00150A35" w:rsidDel="000F6F8A">
          <w:rPr>
            <w:rFonts w:ascii="Times New Roman" w:hAnsi="Times New Roman" w:cs="Times New Roman"/>
          </w:rPr>
          <w:delText xml:space="preserve">and time </w:delText>
        </w:r>
      </w:del>
      <w:r w:rsidR="003D29FB" w:rsidRPr="00150A35">
        <w:rPr>
          <w:rFonts w:ascii="Times New Roman" w:hAnsi="Times New Roman" w:cs="Times New Roman"/>
        </w:rPr>
        <w:t>(</w:t>
      </w:r>
      <w:del w:id="131" w:author="Sullivan, Lauren" w:date="2025-10-27T15:45:00Z" w16du:dateUtc="2025-10-27T19:45:00Z">
        <w:r w:rsidR="003D29FB" w:rsidRPr="00150A35" w:rsidDel="000E0091">
          <w:rPr>
            <w:rFonts w:ascii="Times New Roman" w:hAnsi="Times New Roman" w:cs="Times New Roman"/>
          </w:rPr>
          <w:delText>Fig. 2</w:delText>
        </w:r>
      </w:del>
      <w:ins w:id="132" w:author="Sullivan, Lauren" w:date="2025-10-27T15:45:00Z" w16du:dateUtc="2025-10-27T19:45:00Z">
        <w:r w:rsidR="000E0091">
          <w:rPr>
            <w:rFonts w:ascii="Times New Roman" w:hAnsi="Times New Roman" w:cs="Times New Roman"/>
          </w:rPr>
          <w:t>Fig</w:t>
        </w:r>
      </w:ins>
      <w:ins w:id="133" w:author="Sullivan, Lauren" w:date="2025-10-27T16:00:00Z" w16du:dateUtc="2025-10-27T20:00:00Z">
        <w:r>
          <w:rPr>
            <w:rFonts w:ascii="Times New Roman" w:hAnsi="Times New Roman" w:cs="Times New Roman"/>
          </w:rPr>
          <w:t>s</w:t>
        </w:r>
      </w:ins>
      <w:ins w:id="134" w:author="Sullivan, Lauren" w:date="2025-10-27T15:45:00Z" w16du:dateUtc="2025-10-27T19:45:00Z">
        <w:r w:rsidR="000E0091">
          <w:rPr>
            <w:rFonts w:ascii="Times New Roman" w:hAnsi="Times New Roman" w:cs="Times New Roman"/>
          </w:rPr>
          <w:t xml:space="preserve">. </w:t>
        </w:r>
      </w:ins>
      <w:ins w:id="135" w:author="Sullivan, Lauren" w:date="2025-10-27T16:00:00Z" w16du:dateUtc="2025-10-27T20:00:00Z">
        <w:r>
          <w:rPr>
            <w:rFonts w:ascii="Times New Roman" w:hAnsi="Times New Roman" w:cs="Times New Roman"/>
          </w:rPr>
          <w:t>2,</w:t>
        </w:r>
      </w:ins>
      <w:ins w:id="136" w:author="Sullivan, Lauren" w:date="2025-10-27T15:45:00Z" w16du:dateUtc="2025-10-27T19:45:00Z">
        <w:r w:rsidR="000E0091">
          <w:rPr>
            <w:rFonts w:ascii="Times New Roman" w:hAnsi="Times New Roman" w:cs="Times New Roman"/>
          </w:rPr>
          <w:t>3</w:t>
        </w:r>
      </w:ins>
      <w:r w:rsidR="003D29FB" w:rsidRPr="00150A35">
        <w:rPr>
          <w:rFonts w:ascii="Times New Roman" w:hAnsi="Times New Roman" w:cs="Times New Roman"/>
        </w:rPr>
        <w:t xml:space="preserve">). </w:t>
      </w:r>
      <w:ins w:id="137" w:author="Sullivan, Lauren" w:date="2025-10-27T16:02:00Z" w16du:dateUtc="2025-10-27T20:02:00Z">
        <w:r>
          <w:rPr>
            <w:rFonts w:ascii="Times New Roman" w:hAnsi="Times New Roman" w:cs="Times New Roman"/>
          </w:rPr>
          <w:t xml:space="preserve">There was high variability among absolute recovery by species, with some </w:t>
        </w:r>
      </w:ins>
      <w:ins w:id="138" w:author="Sullivan, Lauren" w:date="2025-10-27T16:04:00Z" w16du:dateUtc="2025-10-27T20:04:00Z">
        <w:r w:rsidR="00D2300D">
          <w:rPr>
            <w:rFonts w:ascii="Times New Roman" w:hAnsi="Times New Roman" w:cs="Times New Roman"/>
          </w:rPr>
          <w:t>species</w:t>
        </w:r>
      </w:ins>
      <w:ins w:id="139" w:author="Sullivan, Lauren" w:date="2025-10-27T16:02:00Z" w16du:dateUtc="2025-10-27T20:02:00Z">
        <w:r>
          <w:rPr>
            <w:rFonts w:ascii="Times New Roman" w:hAnsi="Times New Roman" w:cs="Times New Roman"/>
          </w:rPr>
          <w:t xml:space="preserve"> having higher recovery </w:t>
        </w:r>
      </w:ins>
      <w:ins w:id="140" w:author="Sullivan, Lauren" w:date="2025-10-27T16:04:00Z" w16du:dateUtc="2025-10-27T20:04:00Z">
        <w:r w:rsidR="00D2300D">
          <w:rPr>
            <w:rFonts w:ascii="Times New Roman" w:hAnsi="Times New Roman" w:cs="Times New Roman"/>
          </w:rPr>
          <w:t xml:space="preserve">broadly (e.g. </w:t>
        </w:r>
        <w:r w:rsidR="00D2300D" w:rsidRPr="00D2300D">
          <w:rPr>
            <w:rFonts w:ascii="Times New Roman" w:hAnsi="Times New Roman" w:cs="Times New Roman"/>
            <w:i/>
            <w:iCs/>
            <w:rPrChange w:id="141" w:author="Sullivan, Lauren" w:date="2025-10-27T16:04:00Z" w16du:dateUtc="2025-10-27T20:04:00Z">
              <w:rPr>
                <w:rFonts w:ascii="Times New Roman" w:hAnsi="Times New Roman" w:cs="Times New Roman"/>
              </w:rPr>
            </w:rPrChange>
          </w:rPr>
          <w:t xml:space="preserve">S. </w:t>
        </w:r>
        <w:proofErr w:type="spellStart"/>
        <w:r w:rsidR="00D2300D" w:rsidRPr="00D2300D">
          <w:rPr>
            <w:rFonts w:ascii="Times New Roman" w:hAnsi="Times New Roman" w:cs="Times New Roman"/>
            <w:i/>
            <w:iCs/>
            <w:rPrChange w:id="142" w:author="Sullivan, Lauren" w:date="2025-10-27T16:04:00Z" w16du:dateUtc="2025-10-27T20:04:00Z">
              <w:rPr>
                <w:rFonts w:ascii="Times New Roman" w:hAnsi="Times New Roman" w:cs="Times New Roman"/>
              </w:rPr>
            </w:rPrChange>
          </w:rPr>
          <w:t>scoparium</w:t>
        </w:r>
      </w:ins>
      <w:proofErr w:type="spellEnd"/>
      <w:ins w:id="143" w:author="Sullivan, Lauren" w:date="2025-10-27T16:05:00Z" w16du:dateUtc="2025-10-27T20:05:00Z">
        <w:r w:rsidR="00D2300D">
          <w:rPr>
            <w:rFonts w:ascii="Times New Roman" w:hAnsi="Times New Roman" w:cs="Times New Roman"/>
          </w:rPr>
          <w:t xml:space="preserve">, </w:t>
        </w:r>
        <w:r w:rsidR="00D2300D" w:rsidRPr="00D2300D">
          <w:rPr>
            <w:rFonts w:ascii="Times New Roman" w:hAnsi="Times New Roman" w:cs="Times New Roman"/>
            <w:i/>
            <w:iCs/>
            <w:rPrChange w:id="144" w:author="Sullivan, Lauren" w:date="2025-10-27T16:05:00Z" w16du:dateUtc="2025-10-27T20:05:00Z">
              <w:rPr>
                <w:rFonts w:ascii="Times New Roman" w:hAnsi="Times New Roman" w:cs="Times New Roman"/>
              </w:rPr>
            </w:rPrChange>
          </w:rPr>
          <w:t xml:space="preserve">B. </w:t>
        </w:r>
        <w:proofErr w:type="spellStart"/>
        <w:r w:rsidR="00D2300D" w:rsidRPr="00D2300D">
          <w:rPr>
            <w:rFonts w:ascii="Times New Roman" w:hAnsi="Times New Roman" w:cs="Times New Roman"/>
            <w:i/>
            <w:iCs/>
            <w:rPrChange w:id="145" w:author="Sullivan, Lauren" w:date="2025-10-27T16:05:00Z" w16du:dateUtc="2025-10-27T20:05:00Z">
              <w:rPr>
                <w:rFonts w:ascii="Times New Roman" w:hAnsi="Times New Roman" w:cs="Times New Roman"/>
              </w:rPr>
            </w:rPrChange>
          </w:rPr>
          <w:t>dactyloides</w:t>
        </w:r>
      </w:ins>
      <w:proofErr w:type="spellEnd"/>
      <w:ins w:id="146" w:author="Sullivan, Lauren" w:date="2025-10-27T16:04:00Z" w16du:dateUtc="2025-10-27T20:04:00Z">
        <w:r w:rsidR="00D2300D">
          <w:rPr>
            <w:rFonts w:ascii="Times New Roman" w:hAnsi="Times New Roman" w:cs="Times New Roman"/>
          </w:rPr>
          <w:t xml:space="preserve">), others had low recovery across all trap types (e.g. </w:t>
        </w:r>
        <w:r w:rsidR="00D2300D" w:rsidRPr="00D2300D">
          <w:rPr>
            <w:rFonts w:ascii="Times New Roman" w:hAnsi="Times New Roman" w:cs="Times New Roman"/>
            <w:i/>
            <w:iCs/>
            <w:rPrChange w:id="147" w:author="Sullivan, Lauren" w:date="2025-10-27T16:05:00Z" w16du:dateUtc="2025-10-27T20:05:00Z">
              <w:rPr>
                <w:rFonts w:ascii="Times New Roman" w:hAnsi="Times New Roman" w:cs="Times New Roman"/>
              </w:rPr>
            </w:rPrChange>
          </w:rPr>
          <w:t>H. annuus</w:t>
        </w:r>
        <w:r w:rsidR="00D2300D">
          <w:rPr>
            <w:rFonts w:ascii="Times New Roman" w:hAnsi="Times New Roman" w:cs="Times New Roman"/>
          </w:rPr>
          <w:t xml:space="preserve">), but most </w:t>
        </w:r>
      </w:ins>
      <w:ins w:id="148" w:author="Sullivan, Lauren" w:date="2025-10-27T16:06:00Z" w16du:dateUtc="2025-10-27T20:06:00Z">
        <w:r w:rsidR="00D2300D">
          <w:rPr>
            <w:rFonts w:ascii="Times New Roman" w:hAnsi="Times New Roman" w:cs="Times New Roman"/>
          </w:rPr>
          <w:t>falling</w:t>
        </w:r>
      </w:ins>
      <w:ins w:id="149" w:author="Sullivan, Lauren" w:date="2025-10-27T16:05:00Z" w16du:dateUtc="2025-10-27T20:05:00Z">
        <w:r w:rsidR="00D2300D">
          <w:rPr>
            <w:rFonts w:ascii="Times New Roman" w:hAnsi="Times New Roman" w:cs="Times New Roman"/>
          </w:rPr>
          <w:t xml:space="preserve"> somewhere in the middle.</w:t>
        </w:r>
      </w:ins>
      <w:ins w:id="150" w:author="Sullivan, Lauren" w:date="2025-10-27T16:02:00Z" w16du:dateUtc="2025-10-27T20:02:00Z">
        <w:r>
          <w:rPr>
            <w:rFonts w:ascii="Times New Roman" w:hAnsi="Times New Roman" w:cs="Times New Roman"/>
          </w:rPr>
          <w:t xml:space="preserve"> </w:t>
        </w:r>
      </w:ins>
      <w:r w:rsidR="003D29FB" w:rsidRPr="00150A35">
        <w:rPr>
          <w:rFonts w:ascii="Times New Roman" w:hAnsi="Times New Roman" w:cs="Times New Roman"/>
        </w:rPr>
        <w:t>We</w:t>
      </w:r>
      <w:ins w:id="151" w:author="Sullivan, Lauren" w:date="2025-10-27T16:05:00Z" w16du:dateUtc="2025-10-27T20:05:00Z">
        <w:r w:rsidR="00D2300D">
          <w:rPr>
            <w:rFonts w:ascii="Times New Roman" w:hAnsi="Times New Roman" w:cs="Times New Roman"/>
          </w:rPr>
          <w:t xml:space="preserve"> also</w:t>
        </w:r>
      </w:ins>
      <w:r w:rsidR="003D29FB" w:rsidRPr="00150A35">
        <w:rPr>
          <w:rFonts w:ascii="Times New Roman" w:hAnsi="Times New Roman" w:cs="Times New Roman"/>
        </w:rPr>
        <w:t xml:space="preserve"> observed that some species were more likely to be recovered on sticky traps (positive log response ratio, e.g. </w:t>
      </w:r>
      <w:r w:rsidR="003D29FB" w:rsidRPr="00150A35">
        <w:rPr>
          <w:rFonts w:ascii="Times New Roman" w:hAnsi="Times New Roman" w:cs="Times New Roman"/>
          <w:i/>
        </w:rPr>
        <w:t xml:space="preserve">C. tinctoria, D. </w:t>
      </w:r>
      <w:r w:rsidR="003D29FB" w:rsidRPr="00150A35">
        <w:rPr>
          <w:rFonts w:ascii="Times New Roman" w:hAnsi="Times New Roman" w:cs="Times New Roman"/>
          <w:i/>
        </w:rPr>
        <w:lastRenderedPageBreak/>
        <w:t>purpurea</w:t>
      </w:r>
      <w:r w:rsidR="003D29FB" w:rsidRPr="00150A35">
        <w:rPr>
          <w:rFonts w:ascii="Times New Roman" w:hAnsi="Times New Roman" w:cs="Times New Roman"/>
        </w:rPr>
        <w:t xml:space="preserve">), others were more likely to be recovered on artificial grass traps (negative log response ratio, e.g. </w:t>
      </w:r>
      <w:r w:rsidR="003D29FB" w:rsidRPr="00150A35">
        <w:rPr>
          <w:rFonts w:ascii="Times New Roman" w:hAnsi="Times New Roman" w:cs="Times New Roman"/>
          <w:i/>
        </w:rPr>
        <w:t xml:space="preserve">H. annuus, S. </w:t>
      </w:r>
      <w:proofErr w:type="spellStart"/>
      <w:r w:rsidR="003D29FB" w:rsidRPr="00150A35">
        <w:rPr>
          <w:rFonts w:ascii="Times New Roman" w:hAnsi="Times New Roman" w:cs="Times New Roman"/>
          <w:i/>
        </w:rPr>
        <w:t>heterolepis</w:t>
      </w:r>
      <w:proofErr w:type="spellEnd"/>
      <w:r w:rsidR="003D29FB" w:rsidRPr="00150A35">
        <w:rPr>
          <w:rFonts w:ascii="Times New Roman" w:hAnsi="Times New Roman" w:cs="Times New Roman"/>
        </w:rPr>
        <w:t xml:space="preserve">), and many were equally likely to be recovered on either trap type (e.g. </w:t>
      </w:r>
      <w:r w:rsidR="003D29FB" w:rsidRPr="00150A35">
        <w:rPr>
          <w:rFonts w:ascii="Times New Roman" w:hAnsi="Times New Roman" w:cs="Times New Roman"/>
          <w:i/>
        </w:rPr>
        <w:t xml:space="preserve">S. </w:t>
      </w:r>
      <w:proofErr w:type="spellStart"/>
      <w:r w:rsidR="003D29FB" w:rsidRPr="00150A35">
        <w:rPr>
          <w:rFonts w:ascii="Times New Roman" w:hAnsi="Times New Roman" w:cs="Times New Roman"/>
          <w:i/>
        </w:rPr>
        <w:t>scoparium</w:t>
      </w:r>
      <w:proofErr w:type="spellEnd"/>
      <w:r w:rsidR="003D29FB" w:rsidRPr="00150A35">
        <w:rPr>
          <w:rFonts w:ascii="Times New Roman" w:hAnsi="Times New Roman" w:cs="Times New Roman"/>
          <w:i/>
        </w:rPr>
        <w:t xml:space="preserve">, B. </w:t>
      </w:r>
      <w:proofErr w:type="spellStart"/>
      <w:r w:rsidR="003D29FB" w:rsidRPr="00150A35">
        <w:rPr>
          <w:rFonts w:ascii="Times New Roman" w:hAnsi="Times New Roman" w:cs="Times New Roman"/>
          <w:i/>
        </w:rPr>
        <w:t>dactyloides</w:t>
      </w:r>
      <w:proofErr w:type="spellEnd"/>
      <w:r w:rsidR="003D29FB" w:rsidRPr="00150A35">
        <w:rPr>
          <w:rFonts w:ascii="Times New Roman" w:hAnsi="Times New Roman" w:cs="Times New Roman"/>
        </w:rPr>
        <w:t>). These trends often varied with time.</w:t>
      </w:r>
    </w:p>
    <w:p w14:paraId="2A32FF19" w14:textId="147CDF30" w:rsidR="00097897" w:rsidRPr="00150A35" w:rsidRDefault="003D29FB" w:rsidP="000F6F8A">
      <w:pPr>
        <w:spacing w:after="0"/>
        <w:ind w:left="-5" w:right="182" w:firstLine="725"/>
        <w:rPr>
          <w:rFonts w:ascii="Times New Roman" w:hAnsi="Times New Roman" w:cs="Times New Roman"/>
        </w:rPr>
        <w:pPrChange w:id="152" w:author="Sullivan, Lauren" w:date="2025-10-27T16:01:00Z" w16du:dateUtc="2025-10-27T20:01:00Z">
          <w:pPr>
            <w:spacing w:after="0"/>
            <w:ind w:left="-5" w:right="182"/>
          </w:pPr>
        </w:pPrChange>
      </w:pPr>
      <w:r w:rsidRPr="00150A35">
        <w:rPr>
          <w:rFonts w:ascii="Times New Roman" w:hAnsi="Times New Roman" w:cs="Times New Roman"/>
        </w:rPr>
        <w:t xml:space="preserve">We next explored how trap type, seed mass, and the time the traps spent in the field altered the absolute proportion of seeds recovered. We found a significant interaction between seed mass and trap type, and a significant additive effect of time (Table 2). On average, sticky traps recovered more seeds than artificial grass traps, with sticky traps recovering </w:t>
      </w:r>
      <w:r w:rsidRPr="00150A35">
        <w:rPr>
          <w:rFonts w:ascii="Cambria Math" w:hAnsi="Cambria Math" w:cs="Cambria Math"/>
        </w:rPr>
        <w:t>∼</w:t>
      </w:r>
      <w:r w:rsidRPr="00150A35">
        <w:rPr>
          <w:rFonts w:ascii="Times New Roman" w:hAnsi="Times New Roman" w:cs="Times New Roman"/>
        </w:rPr>
        <w:t xml:space="preserve"> 74% ± 13% of seeds, and artificial grass traps recovering </w:t>
      </w:r>
      <w:r w:rsidRPr="00150A35">
        <w:rPr>
          <w:rFonts w:ascii="Cambria Math" w:hAnsi="Cambria Math" w:cs="Cambria Math"/>
        </w:rPr>
        <w:t>∼</w:t>
      </w:r>
      <w:r w:rsidRPr="00150A35">
        <w:rPr>
          <w:rFonts w:ascii="Times New Roman" w:hAnsi="Times New Roman" w:cs="Times New Roman"/>
        </w:rPr>
        <w:t xml:space="preserve"> 52% ± 18% of seeds. However, this relationship depended on seed mass (</w:t>
      </w:r>
      <w:del w:id="153" w:author="Sullivan, Lauren" w:date="2025-10-27T15:44:00Z" w16du:dateUtc="2025-10-27T19:44:00Z">
        <w:r w:rsidRPr="00150A35" w:rsidDel="000E0091">
          <w:rPr>
            <w:rFonts w:ascii="Times New Roman" w:hAnsi="Times New Roman" w:cs="Times New Roman"/>
          </w:rPr>
          <w:delText>Fig. 3</w:delText>
        </w:r>
      </w:del>
      <w:ins w:id="154" w:author="Sullivan, Lauren" w:date="2025-10-27T15:44:00Z" w16du:dateUtc="2025-10-27T19:44:00Z">
        <w:r w:rsidR="000E0091">
          <w:rPr>
            <w:rFonts w:ascii="Times New Roman" w:hAnsi="Times New Roman" w:cs="Times New Roman"/>
          </w:rPr>
          <w:t>Fig. 4</w:t>
        </w:r>
      </w:ins>
      <w:r w:rsidRPr="00150A35">
        <w:rPr>
          <w:rFonts w:ascii="Times New Roman" w:hAnsi="Times New Roman" w:cs="Times New Roman"/>
        </w:rPr>
        <w:t xml:space="preserve">). As seed mass increased, the proportion of seeds recovered increased on artificial grass </w:t>
      </w:r>
      <w:del w:id="155" w:author="Sullivan, Lauren" w:date="2025-10-24T15:05:00Z" w16du:dateUtc="2025-10-24T19:05:00Z">
        <w:r w:rsidRPr="00150A35" w:rsidDel="008D40B8">
          <w:rPr>
            <w:rFonts w:ascii="Times New Roman" w:hAnsi="Times New Roman" w:cs="Times New Roman"/>
          </w:rPr>
          <w:delText>carpets</w:delText>
        </w:r>
      </w:del>
      <w:proofErr w:type="gramStart"/>
      <w:ins w:id="156" w:author="Sullivan, Lauren" w:date="2025-10-24T15:05:00Z" w16du:dateUtc="2025-10-24T19:05:00Z">
        <w:r w:rsidR="008D40B8">
          <w:rPr>
            <w:rFonts w:ascii="Times New Roman" w:hAnsi="Times New Roman" w:cs="Times New Roman"/>
          </w:rPr>
          <w:t>t</w:t>
        </w:r>
      </w:ins>
      <w:ins w:id="157" w:author="Sullivan, Lauren" w:date="2025-10-24T15:06:00Z" w16du:dateUtc="2025-10-24T19:06:00Z">
        <w:r w:rsidR="008D40B8">
          <w:rPr>
            <w:rFonts w:ascii="Times New Roman" w:hAnsi="Times New Roman" w:cs="Times New Roman"/>
          </w:rPr>
          <w:t>raps</w:t>
        </w:r>
      </w:ins>
      <w:r w:rsidRPr="00150A35">
        <w:rPr>
          <w:rFonts w:ascii="Times New Roman" w:hAnsi="Times New Roman" w:cs="Times New Roman"/>
        </w:rPr>
        <w:t>, but</w:t>
      </w:r>
      <w:proofErr w:type="gramEnd"/>
      <w:r w:rsidRPr="00150A35">
        <w:rPr>
          <w:rFonts w:ascii="Times New Roman" w:hAnsi="Times New Roman" w:cs="Times New Roman"/>
        </w:rPr>
        <w:t xml:space="preserve"> decreased on sticky traps. For small seed masses, artificial grass traps caught significantly fewer seeds (log odds estimate at seed mass of 0, estimate= −1</w:t>
      </w:r>
      <w:r w:rsidRPr="00150A35">
        <w:rPr>
          <w:rFonts w:ascii="Times New Roman" w:hAnsi="Times New Roman" w:cs="Times New Roman"/>
          <w:i/>
        </w:rPr>
        <w:t>.</w:t>
      </w:r>
      <w:r w:rsidRPr="00150A35">
        <w:rPr>
          <w:rFonts w:ascii="Times New Roman" w:hAnsi="Times New Roman" w:cs="Times New Roman"/>
        </w:rPr>
        <w:t>56 ± 0</w:t>
      </w:r>
      <w:r w:rsidRPr="00150A35">
        <w:rPr>
          <w:rFonts w:ascii="Times New Roman" w:hAnsi="Times New Roman" w:cs="Times New Roman"/>
          <w:i/>
        </w:rPr>
        <w:t>.</w:t>
      </w:r>
      <w:r w:rsidRPr="00150A35">
        <w:rPr>
          <w:rFonts w:ascii="Times New Roman" w:hAnsi="Times New Roman" w:cs="Times New Roman"/>
        </w:rPr>
        <w:t xml:space="preserve">04 SE, </w:t>
      </w:r>
      <w:r w:rsidRPr="00150A35">
        <w:rPr>
          <w:rFonts w:ascii="Times New Roman" w:hAnsi="Times New Roman" w:cs="Times New Roman"/>
          <w:i/>
        </w:rPr>
        <w:t xml:space="preserve">p &lt; </w:t>
      </w:r>
      <w:r w:rsidRPr="00150A35">
        <w:rPr>
          <w:rFonts w:ascii="Times New Roman" w:hAnsi="Times New Roman" w:cs="Times New Roman"/>
        </w:rPr>
        <w:t>0</w:t>
      </w:r>
      <w:r w:rsidRPr="00150A35">
        <w:rPr>
          <w:rFonts w:ascii="Times New Roman" w:hAnsi="Times New Roman" w:cs="Times New Roman"/>
          <w:i/>
        </w:rPr>
        <w:t>.</w:t>
      </w:r>
      <w:r w:rsidRPr="00150A35">
        <w:rPr>
          <w:rFonts w:ascii="Times New Roman" w:hAnsi="Times New Roman" w:cs="Times New Roman"/>
        </w:rPr>
        <w:t>001). However, at large seed sizes, artificial grass traps caught significantly more seeds (log odds estimate at seed mass of 0</w:t>
      </w:r>
      <w:r w:rsidRPr="00150A35">
        <w:rPr>
          <w:rFonts w:ascii="Times New Roman" w:hAnsi="Times New Roman" w:cs="Times New Roman"/>
          <w:i/>
        </w:rPr>
        <w:t>.</w:t>
      </w:r>
      <w:r w:rsidRPr="00150A35">
        <w:rPr>
          <w:rFonts w:ascii="Times New Roman" w:hAnsi="Times New Roman" w:cs="Times New Roman"/>
        </w:rPr>
        <w:t>02, estimate= 0</w:t>
      </w:r>
      <w:r w:rsidRPr="00150A35">
        <w:rPr>
          <w:rFonts w:ascii="Times New Roman" w:hAnsi="Times New Roman" w:cs="Times New Roman"/>
          <w:i/>
        </w:rPr>
        <w:t>.</w:t>
      </w:r>
      <w:r w:rsidRPr="00150A35">
        <w:rPr>
          <w:rFonts w:ascii="Times New Roman" w:hAnsi="Times New Roman" w:cs="Times New Roman"/>
        </w:rPr>
        <w:t>75 ± 0</w:t>
      </w:r>
      <w:r w:rsidRPr="00150A35">
        <w:rPr>
          <w:rFonts w:ascii="Times New Roman" w:hAnsi="Times New Roman" w:cs="Times New Roman"/>
          <w:i/>
        </w:rPr>
        <w:t>.</w:t>
      </w:r>
      <w:r w:rsidRPr="00150A35">
        <w:rPr>
          <w:rFonts w:ascii="Times New Roman" w:hAnsi="Times New Roman" w:cs="Times New Roman"/>
        </w:rPr>
        <w:t xml:space="preserve">13 SE, </w:t>
      </w:r>
      <w:r w:rsidRPr="00150A35">
        <w:rPr>
          <w:rFonts w:ascii="Times New Roman" w:hAnsi="Times New Roman" w:cs="Times New Roman"/>
          <w:i/>
        </w:rPr>
        <w:t xml:space="preserve">p &lt; </w:t>
      </w:r>
      <w:r w:rsidRPr="00150A35">
        <w:rPr>
          <w:rFonts w:ascii="Times New Roman" w:hAnsi="Times New Roman" w:cs="Times New Roman"/>
        </w:rPr>
        <w:t>0</w:t>
      </w:r>
      <w:r w:rsidRPr="00150A35">
        <w:rPr>
          <w:rFonts w:ascii="Times New Roman" w:hAnsi="Times New Roman" w:cs="Times New Roman"/>
          <w:i/>
        </w:rPr>
        <w:t>.</w:t>
      </w:r>
      <w:r w:rsidRPr="00150A35">
        <w:rPr>
          <w:rFonts w:ascii="Times New Roman" w:hAnsi="Times New Roman" w:cs="Times New Roman"/>
        </w:rPr>
        <w:t>001). Additionally, the longer the traps were in the field, the more seeds were lost (</w:t>
      </w:r>
      <w:del w:id="158" w:author="Sullivan, Lauren" w:date="2025-10-08T11:21:00Z" w16du:dateUtc="2025-10-08T16:21:00Z">
        <w:r w:rsidRPr="00150A35" w:rsidDel="0091487D">
          <w:rPr>
            <w:rFonts w:ascii="Times New Roman" w:hAnsi="Times New Roman" w:cs="Times New Roman"/>
          </w:rPr>
          <w:delText xml:space="preserve">Supplemental </w:delText>
        </w:r>
      </w:del>
      <w:del w:id="159" w:author="Sullivan, Lauren" w:date="2025-10-08T11:20:00Z" w16du:dateUtc="2025-10-08T16:20:00Z">
        <w:r w:rsidRPr="00150A35" w:rsidDel="0091487D">
          <w:rPr>
            <w:rFonts w:ascii="Times New Roman" w:hAnsi="Times New Roman" w:cs="Times New Roman"/>
          </w:rPr>
          <w:delText>Information</w:delText>
        </w:r>
      </w:del>
      <w:ins w:id="160" w:author="Sullivan, Lauren" w:date="2025-10-08T11:21:00Z" w16du:dateUtc="2025-10-08T16:21:00Z">
        <w:r w:rsidR="0091487D">
          <w:rPr>
            <w:rFonts w:ascii="Times New Roman" w:hAnsi="Times New Roman" w:cs="Times New Roman"/>
          </w:rPr>
          <w:t>Fig. S1</w:t>
        </w:r>
      </w:ins>
      <w:r w:rsidRPr="00150A35">
        <w:rPr>
          <w:rFonts w:ascii="Times New Roman" w:hAnsi="Times New Roman" w:cs="Times New Roman"/>
        </w:rPr>
        <w:t xml:space="preserve">). Across both trap types, </w:t>
      </w:r>
      <w:r w:rsidRPr="00150A35">
        <w:rPr>
          <w:rFonts w:ascii="Cambria Math" w:hAnsi="Cambria Math" w:cs="Cambria Math"/>
        </w:rPr>
        <w:t>∼</w:t>
      </w:r>
      <w:r w:rsidRPr="00150A35">
        <w:rPr>
          <w:rFonts w:ascii="Times New Roman" w:hAnsi="Times New Roman" w:cs="Times New Roman"/>
        </w:rPr>
        <w:t xml:space="preserve"> 30% seeds were lost for each month the traps spent in the field.</w:t>
      </w:r>
      <w:ins w:id="161" w:author="Sullivan, Lauren" w:date="2025-10-27T14:47:00Z" w16du:dateUtc="2025-10-27T18:47:00Z">
        <w:r w:rsidR="008B6ECC">
          <w:rPr>
            <w:rFonts w:ascii="Times New Roman" w:hAnsi="Times New Roman" w:cs="Times New Roman"/>
          </w:rPr>
          <w:t xml:space="preserve"> This loss </w:t>
        </w:r>
        <w:r w:rsidR="00896B50">
          <w:rPr>
            <w:rFonts w:ascii="Times New Roman" w:hAnsi="Times New Roman" w:cs="Times New Roman"/>
          </w:rPr>
          <w:t xml:space="preserve">was due in-part to seed predation as we noted seed fragments left on both trap </w:t>
        </w:r>
        <w:proofErr w:type="gramStart"/>
        <w:r w:rsidR="00896B50">
          <w:rPr>
            <w:rFonts w:ascii="Times New Roman" w:hAnsi="Times New Roman" w:cs="Times New Roman"/>
          </w:rPr>
          <w:t>types</w:t>
        </w:r>
        <w:proofErr w:type="gramEnd"/>
        <w:r w:rsidR="00896B50">
          <w:rPr>
            <w:rFonts w:ascii="Times New Roman" w:hAnsi="Times New Roman" w:cs="Times New Roman"/>
          </w:rPr>
          <w:t xml:space="preserve"> post-consumption.</w:t>
        </w:r>
      </w:ins>
    </w:p>
    <w:p w14:paraId="01712692" w14:textId="6215465A" w:rsidR="00097897" w:rsidRPr="00150A35" w:rsidRDefault="003D29FB" w:rsidP="004655DC">
      <w:pPr>
        <w:spacing w:after="593"/>
        <w:ind w:left="-5" w:right="182" w:firstLine="725"/>
        <w:rPr>
          <w:rFonts w:ascii="Times New Roman" w:hAnsi="Times New Roman" w:cs="Times New Roman"/>
        </w:rPr>
      </w:pPr>
      <w:r w:rsidRPr="00150A35">
        <w:rPr>
          <w:rFonts w:ascii="Times New Roman" w:hAnsi="Times New Roman" w:cs="Times New Roman"/>
        </w:rPr>
        <w:t xml:space="preserve">Finally, to determine how well the sticky traps continue to capture seeds after some time in the field, we conducted the ‘post-sticky’ trial at the Missouri site. We found that sticky traps caught a significantly larger proportion of seeds than the post-sticky treatment, but there was no difference found between the seeds captured with the </w:t>
      </w:r>
      <w:del w:id="162" w:author="Sullivan, Lauren" w:date="2025-10-08T11:21:00Z" w16du:dateUtc="2025-10-08T16:21:00Z">
        <w:r w:rsidRPr="00150A35" w:rsidDel="0091487D">
          <w:rPr>
            <w:rFonts w:ascii="Times New Roman" w:hAnsi="Times New Roman" w:cs="Times New Roman"/>
          </w:rPr>
          <w:delText>aritifical</w:delText>
        </w:r>
      </w:del>
      <w:ins w:id="163" w:author="Sullivan, Lauren" w:date="2025-10-08T11:21:00Z" w16du:dateUtc="2025-10-08T16:21:00Z">
        <w:r w:rsidR="0091487D" w:rsidRPr="00150A35">
          <w:rPr>
            <w:rFonts w:ascii="Times New Roman" w:hAnsi="Times New Roman" w:cs="Times New Roman"/>
          </w:rPr>
          <w:t>artificial</w:t>
        </w:r>
      </w:ins>
      <w:r w:rsidRPr="00150A35">
        <w:rPr>
          <w:rFonts w:ascii="Times New Roman" w:hAnsi="Times New Roman" w:cs="Times New Roman"/>
        </w:rPr>
        <w:t xml:space="preserve"> grass and the post-sticky treatments (</w:t>
      </w:r>
      <w:del w:id="164" w:author="Sullivan, Lauren" w:date="2025-10-27T15:44:00Z" w16du:dateUtc="2025-10-27T19:44:00Z">
        <w:r w:rsidRPr="00150A35" w:rsidDel="000E0091">
          <w:rPr>
            <w:rFonts w:ascii="Times New Roman" w:hAnsi="Times New Roman" w:cs="Times New Roman"/>
          </w:rPr>
          <w:delText>Fig. 4</w:delText>
        </w:r>
      </w:del>
      <w:ins w:id="165" w:author="Sullivan, Lauren" w:date="2025-10-27T15:44:00Z" w16du:dateUtc="2025-10-27T19:44:00Z">
        <w:r w:rsidR="000E0091">
          <w:rPr>
            <w:rFonts w:ascii="Times New Roman" w:hAnsi="Times New Roman" w:cs="Times New Roman"/>
          </w:rPr>
          <w:t>Fig. 5</w:t>
        </w:r>
      </w:ins>
      <w:r w:rsidRPr="00150A35">
        <w:rPr>
          <w:rFonts w:ascii="Times New Roman" w:hAnsi="Times New Roman" w:cs="Times New Roman"/>
        </w:rPr>
        <w:t xml:space="preserve">, Table 3). The post-sticky traps captured </w:t>
      </w:r>
      <w:r w:rsidRPr="00150A35">
        <w:rPr>
          <w:rFonts w:ascii="Cambria Math" w:hAnsi="Cambria Math" w:cs="Cambria Math"/>
        </w:rPr>
        <w:t>∼</w:t>
      </w:r>
      <w:r w:rsidRPr="00150A35">
        <w:rPr>
          <w:rFonts w:ascii="Times New Roman" w:hAnsi="Times New Roman" w:cs="Times New Roman"/>
        </w:rPr>
        <w:t xml:space="preserve"> 30% less seeds than the sticky traps.</w:t>
      </w:r>
    </w:p>
    <w:p w14:paraId="6CE16343" w14:textId="77777777" w:rsidR="00097897" w:rsidRPr="00150A35" w:rsidRDefault="003D29FB">
      <w:pPr>
        <w:pStyle w:val="Heading1"/>
        <w:ind w:left="-5"/>
        <w:rPr>
          <w:rFonts w:ascii="Times New Roman" w:hAnsi="Times New Roman" w:cs="Times New Roman"/>
        </w:rPr>
      </w:pPr>
      <w:r w:rsidRPr="00150A35">
        <w:rPr>
          <w:rFonts w:ascii="Times New Roman" w:hAnsi="Times New Roman" w:cs="Times New Roman"/>
        </w:rPr>
        <w:lastRenderedPageBreak/>
        <w:t>DISCUSSION</w:t>
      </w:r>
    </w:p>
    <w:p w14:paraId="1DA9F256" w14:textId="73C199EF" w:rsidR="00097897" w:rsidRPr="00150A35" w:rsidRDefault="003D29FB" w:rsidP="004655DC">
      <w:pPr>
        <w:spacing w:after="4"/>
        <w:ind w:left="-5" w:right="250" w:firstLine="725"/>
        <w:rPr>
          <w:rFonts w:ascii="Times New Roman" w:hAnsi="Times New Roman" w:cs="Times New Roman"/>
        </w:rPr>
      </w:pPr>
      <w:r w:rsidRPr="00150A35">
        <w:rPr>
          <w:rFonts w:ascii="Times New Roman" w:hAnsi="Times New Roman" w:cs="Times New Roman"/>
        </w:rPr>
        <w:t>A broader understanding of the natural rates of seed rain in grasslands is necessary to understand the role of seed arrival for the assembly and reassembly of plant communities under global change</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{"citationID":"YTbzw8g3","properties":{"formattedCitation":"(Myers and Harms, 2009; Arruda et al., 2018)","plainCitation":"(Myers and Harms, 2009; Arruda et al., 2018)","noteIndex":0},"citationItems":[{"id":6271,"uris":["http://zotero.org/users/13713228/items/TFGAEZYZ"],"itemData":{"id":6271,"type":"article-journal","abstract":"Theoretical models predict that effects of dispersal on local biodiversity are influenced by the size and composition of the species pool, as well as ecological filters that limit local species membership. We tested these predictions by conducting a meta-analysis of 28 studies encompassing 62 experiments examining effects of propagule supply (seed arrival) on plant species richness under contrasting intensities of ecological filters (owing to disturbance and resource availability). Seed arrival increased local species richness in a wide range of communities (forest, grassland, montane, savanna, wetland), resulting in a positive mean effect size across experiments. Mean effect size was 70% higher in disturbed relative to undisturbed communities, suggesting that disturbance increases recruitment opportunities for immigrating species. In contrast, effect size was not significantly influenced by nutrient or water availability. Among seed-addition experiments, effect size was positively correlated with species and functional diversity within the pool of added seeds (species evenness and seed-size diversity), primarily in disturbed communities. Our analysis provides experimental support for the general hypothesis that species pools and local environmental heterogeneity interactively structure plant communities. We highlight empirical gaps that can be addressed by future experiments and discuss implications for community assembly, species coexistence, and the maintenance of biodiversity. © 2009 Blackwell Publishing Ltd/CNRS.","container-title":"Ecology Letters","DOI":"10.1111/j.1461-0248.2009.01373.x","ISSN":"1461023X","issue":"11","note":"PMID: 19723285","page":"1250-1260","title":"Seed arrival, ecological filters, and plant species richness: A meta-analysis","volume":"12","author":[{"family":"Myers","given":"Jonathan A."},{"family":"Harms","given":"Kyle E."}],"issued":{"date-parts":[["2009",11]]}}},{"id":6673,"uris":["http://zotero.org/users/13713228/items/9SKJ86UQ"],"itemData":{"id":6673,"type":"article-journal","abstract":"Seed rain, the number of seeds reaching an area, is a process that plays a key role in recruitment and regeneration in plant communities. A better understanding of seed rain dynamics is therefore a critical step for restoration practices. A wide variety of methods to study seed rain in grasslands are available, but there is little agreement to which is the most appropriate one. Here, we (1) assessed where, how, and why research on seed rain has been carried out; (2) examined how methodological design and results have been reported; and (3) provided guidelines for future research on seed rain in grasslands. We built a database of 185 papers from a systematic literature survey between 1980 and November 2016 and we found a remarkable unbalance of the numbers of studies between grassland types, which becomes even more dissimilar across global climatic ranges when the area covered by each grassland type is addressed. We also found a great disparity of methods and data being reported across studies. Despite recent progress in understanding seed rain dynamics, large knowledge gaps in important issues such as the role of native dispersers, method efficiency, and application of mechanistic models still persist. Finally, we propose guidelines for the implementation of minimum standardized methodology and data reporting, which will foster higher quality, transparency, reproducibility, and value of seed rain studies and grassland restoration.","container-title":"Restoration Ecology","DOI":"10.1111/rec.12686","ISSN":"1061-2971, 1526-100X","issue":"S2","journalAbbreviation":"Restoration Ecology","language":"en","source":"DOI.org (Crossref)","title":"How have we studied seed rain in grasslands and what do we need to improve for better restoration?","URL":"https://onlinelibrary.wiley.com/doi/10.1111/rec.12686","volume":"26","author":[{"family":"Arruda","given":"André J."},{"family":"Buisson","given":"Elise"},{"family":"Poschlod","given":"Peter"},{"family":"Silveira","given":"Fernando A. O."}],"accessed":{"date-parts":[["2024",7,8]]},"issued":{"date-parts":[["2018"]]}}}],"schema":"https://github.com/citation-style-language/schema/raw/master/csl-citation.json"}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(Myers and Harms, 2009; Arruda et al., 2018)</w:t>
      </w:r>
      <w:r w:rsidR="004655DC">
        <w:rPr>
          <w:rFonts w:ascii="Times New Roman" w:hAnsi="Times New Roman" w:cs="Times New Roman"/>
        </w:rPr>
        <w:fldChar w:fldCharType="end"/>
      </w:r>
      <w:r w:rsidR="004655DC">
        <w:rPr>
          <w:rFonts w:ascii="Times New Roman" w:hAnsi="Times New Roman" w:cs="Times New Roman"/>
        </w:rPr>
        <w:t xml:space="preserve">. </w:t>
      </w:r>
      <w:r w:rsidRPr="00150A35">
        <w:rPr>
          <w:rFonts w:ascii="Times New Roman" w:hAnsi="Times New Roman" w:cs="Times New Roman"/>
        </w:rPr>
        <w:t xml:space="preserve">Standardized methods for estimating seed arrival and dispersal dynamics that are flexible and can adequately recover seeds under a myriad of conditions is critical, given that grasslands span </w:t>
      </w:r>
      <w:r w:rsidRPr="00150A35">
        <w:rPr>
          <w:rFonts w:ascii="Cambria Math" w:hAnsi="Cambria Math" w:cs="Cambria Math"/>
        </w:rPr>
        <w:t>∼</w:t>
      </w:r>
      <w:r w:rsidRPr="00150A35">
        <w:rPr>
          <w:rFonts w:ascii="Times New Roman" w:hAnsi="Times New Roman" w:cs="Times New Roman"/>
        </w:rPr>
        <w:t xml:space="preserve"> 40% of the Earth’s surface, and occur on all continents across a wide range of precipitation and temperature regimes</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{"citationID":"A3GU7w95","properties":{"formattedCitation":"(Buisson et al., 2022)","plainCitation":"(Buisson et al., 2022)","noteIndex":0},"citationItems":[{"id":7166,"uris":["http://zotero.org/users/13713228/items/DNH9FE7U"],"itemData":{"id":7166,"type":"article-journal","abstract":"Grasslands, which constitute almost 40% of the terrestrial biosphere, provide habitat for a great diversity of animals and plants and contribute to the livelihoods of more than 1 billion people worldwide. Whereas the destruction and degradation of grasslands can occur rapidly, recent work indicates that complete recovery of biodiversity and essential functions occurs slowly or not at all. Grassland restoration—interventions to speed or guide this recovery—has received less attention than restoration of forested ecosystems, often due to the prevailing assumption that grasslands are recently formed habitats that can reassemble quickly. Viewing grassland restoration as long-term assembly toward old-growth endpoints, with appreciation of feedbacks and threshold shifts, will be crucial for recognizing when and how restoration can guide recovery of this globally important ecosystem.","container-title":"Science","DOI":"10.1126/science.abo4605","ISSN":"0036-8075, 1095-9203","issue":"6606","journalAbbreviation":"Science","language":"en","page":"594-598","source":"DOI.org (Crossref)","title":"Ancient grasslands guide ambitious goals in grassland restoration","volume":"377","author":[{"family":"Buisson","given":"Elise"},{"family":"Archibald","given":"Sally"},{"family":"Fidelis","given":"Alessandra"},{"family":"Suding","given":"Katharine N."}],"issued":{"date-parts":[["2022",8,5]]}}}],"schema":"https://github.com/citation-style-language/schema/raw/master/csl-citation.json"}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(Buisson et al., 2022)</w:t>
      </w:r>
      <w:r w:rsidR="004655DC">
        <w:rPr>
          <w:rFonts w:ascii="Times New Roman" w:hAnsi="Times New Roman" w:cs="Times New Roman"/>
        </w:rPr>
        <w:fldChar w:fldCharType="end"/>
      </w:r>
      <w:r w:rsidRPr="00150A35">
        <w:rPr>
          <w:rFonts w:ascii="Times New Roman" w:hAnsi="Times New Roman" w:cs="Times New Roman"/>
        </w:rPr>
        <w:t>. Here we provide a test of the seed recovery efficacy of two methods for measuring seed rain in grassland communities: artificial grass traps and sticky traps. These methods are both easy to deploy because of their size and minimal impact on the local community</w:t>
      </w:r>
      <w:r w:rsidR="004655DC">
        <w:rPr>
          <w:rFonts w:ascii="Times New Roman" w:hAnsi="Times New Roman" w:cs="Times New Roman"/>
        </w:rPr>
        <w:t xml:space="preserve"> </w:t>
      </w:r>
      <w:r w:rsidR="004655DC">
        <w:rPr>
          <w:rFonts w:ascii="Times New Roman" w:hAnsi="Times New Roman" w:cs="Times New Roman"/>
        </w:rPr>
        <w:fldChar w:fldCharType="begin"/>
      </w:r>
      <w:r>
        <w:rPr>
          <w:rFonts w:ascii="Times New Roman" w:hAnsi="Times New Roman" w:cs="Times New Roman"/>
        </w:rPr>
        <w:instrText xml:space="preserve"> ADDIN ZOTERO_ITEM CSL_CITATION {"citationID":"9rkAyO9e","properties":{"formattedCitation":"(Kollmann and Goetze, 1998)","plainCitation":"(Kollmann and Goetze, 1998)","dontUpdate":true,"noteIndex":0},"citationItems":[{"id":4462,"uris":["http://zotero.org/users/13713228/items/D3YDF8IT"],"itemData":{"id":4462,"type":"article-journal","abstract":"Various seed traps have been used in ecological studies, but the knowledge of the effects of trap types on the number of seeds and species detected is rather sparse. In this paper we review current methods for monitoring seed rain, we re-analyse two published comparisons of seed traps and summarize our own experience with five trap types. We recommend traps with the following attributes: (1) separation of seeds from litter and soil particles, (2) protection against seed predation: and (3) dry preservation of seed material. For all trap types the retrieval rate of seeds is of paramount importance. Advice on the trap area and height above ground depends on the size of plants and the dispersal process studied, since these two parameters have species-specific effects on the quantities of seeds recorded. Large traps reduce the seed records especially for small species which are ant-dispersed or have no effective dispersal mechanism at all. In general, large numbers of small traps are most advisable to assess the internal seed rain of a plant community, whereas fewer large traps are sufficient to detect seed influx by colonizing species. An improved knowledge of the effects of the trap type on the results of dispersal studies will allow more reliable comparisons with existing sets of data. Eventually, standardization of trap types is desirable.","container-title":"Flora","DOI":"10.1016/S0367-2530(17)30813-7","ISSN":"03672530","issue":"1","note":"publisher: Elsevier Masson SAS\nCitation Key: Kollmann1998\nISBN: 0367-2530","page":"31-40","title":"Notes on seed traps in terrestrial plant communities","volume":"193","author":[{"family":"Kollmann","given":"J"},{"family":"Goetze","given":"D"}],"issued":{"date-parts":[["1998"]]}}}],"schema":"https://github.com/citation-style-language/schema/raw/master/csl-citation.json"}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(as compared to other funnel or pitfall-based methods; Kollmann and Goetze, 1998)</w:t>
      </w:r>
      <w:r w:rsidR="004655DC">
        <w:rPr>
          <w:rFonts w:ascii="Times New Roman" w:hAnsi="Times New Roman" w:cs="Times New Roman"/>
        </w:rPr>
        <w:fldChar w:fldCharType="end"/>
      </w:r>
      <w:r w:rsidR="004655DC">
        <w:rPr>
          <w:rFonts w:ascii="Times New Roman" w:hAnsi="Times New Roman" w:cs="Times New Roman"/>
        </w:rPr>
        <w:t xml:space="preserve">. </w:t>
      </w:r>
      <w:r w:rsidRPr="00150A35">
        <w:rPr>
          <w:rFonts w:ascii="Times New Roman" w:hAnsi="Times New Roman" w:cs="Times New Roman"/>
        </w:rPr>
        <w:t>While both methods are successful for recovering seeds, our experimental comparison</w:t>
      </w:r>
      <w:ins w:id="166" w:author="Sullivan, Lauren" w:date="2025-10-24T14:38:00Z" w16du:dateUtc="2025-10-24T18:38:00Z">
        <w:r w:rsidR="00994A24">
          <w:rPr>
            <w:rFonts w:ascii="Times New Roman" w:hAnsi="Times New Roman" w:cs="Times New Roman"/>
          </w:rPr>
          <w:t xml:space="preserve"> highlights that sticky traps are more likely to represent primary dispersal because they lose fewer seeds through time, whereas the artificial </w:t>
        </w:r>
      </w:ins>
      <w:ins w:id="167" w:author="Sullivan, Lauren" w:date="2025-10-24T14:42:00Z" w16du:dateUtc="2025-10-24T18:42:00Z">
        <w:r w:rsidR="00994A24">
          <w:rPr>
            <w:rFonts w:ascii="Times New Roman" w:hAnsi="Times New Roman" w:cs="Times New Roman"/>
          </w:rPr>
          <w:t>grass</w:t>
        </w:r>
      </w:ins>
      <w:ins w:id="168" w:author="Sullivan, Lauren" w:date="2025-10-24T14:38:00Z" w16du:dateUtc="2025-10-24T18:38:00Z">
        <w:r w:rsidR="00994A24">
          <w:rPr>
            <w:rFonts w:ascii="Times New Roman" w:hAnsi="Times New Roman" w:cs="Times New Roman"/>
          </w:rPr>
          <w:t xml:space="preserve"> traps represent effective dispersal because </w:t>
        </w:r>
      </w:ins>
      <w:ins w:id="169" w:author="Sullivan, Lauren" w:date="2025-10-24T14:39:00Z" w16du:dateUtc="2025-10-24T18:39:00Z">
        <w:r w:rsidR="00994A24">
          <w:rPr>
            <w:rFonts w:ascii="Times New Roman" w:hAnsi="Times New Roman" w:cs="Times New Roman"/>
          </w:rPr>
          <w:t>fewer seeds remained at each point and thus had fewer opportunities for future germination.</w:t>
        </w:r>
      </w:ins>
      <w:r w:rsidRPr="00150A35">
        <w:rPr>
          <w:rFonts w:ascii="Times New Roman" w:hAnsi="Times New Roman" w:cs="Times New Roman"/>
        </w:rPr>
        <w:t xml:space="preserve"> </w:t>
      </w:r>
      <w:del w:id="170" w:author="Sullivan, Lauren" w:date="2025-10-24T14:40:00Z" w16du:dateUtc="2025-10-24T18:40:00Z">
        <w:r w:rsidRPr="00150A35" w:rsidDel="00994A24">
          <w:rPr>
            <w:rFonts w:ascii="Times New Roman" w:hAnsi="Times New Roman" w:cs="Times New Roman"/>
          </w:rPr>
          <w:delText xml:space="preserve">has led us to encourage the use of artificial grass traps for capturing seed rain in grasslands, especially for seeds that are larger in mass, for the reasons we describe below. </w:delText>
        </w:r>
      </w:del>
      <w:r w:rsidRPr="00150A35">
        <w:rPr>
          <w:rFonts w:ascii="Times New Roman" w:hAnsi="Times New Roman" w:cs="Times New Roman"/>
        </w:rPr>
        <w:t>Obtaining estimates of local</w:t>
      </w:r>
      <w:ins w:id="171" w:author="Sullivan, Lauren" w:date="2025-10-24T14:40:00Z" w16du:dateUtc="2025-10-24T18:40:00Z">
        <w:r w:rsidR="00994A24">
          <w:rPr>
            <w:rFonts w:ascii="Times New Roman" w:hAnsi="Times New Roman" w:cs="Times New Roman"/>
          </w:rPr>
          <w:t xml:space="preserve"> primary and effective</w:t>
        </w:r>
      </w:ins>
      <w:r w:rsidRPr="00150A35">
        <w:rPr>
          <w:rFonts w:ascii="Times New Roman" w:hAnsi="Times New Roman" w:cs="Times New Roman"/>
        </w:rPr>
        <w:t xml:space="preserve"> dispersal across a range of grassland communities will help bridge the gap between dispersal theory and empiricism</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{"citationID":"YVndXct7","properties":{"formattedCitation":"(Amarasekare, 2003; Bolker et al., 2003; Myers and Harms, 2009)","plainCitation":"(Amarasekare, 2003; Bolker et al., 2003; Myers and Harms, 2009)","noteIndex":0},"citationItems":[{"id":2404,"uris":["http://zotero.org/users/13713228/items/9IGE6A3L"],"itemData":{"id":2404,"type":"article-journal","container-title":"Ecology Letters","DOI":"10.1046/j.1461-0248.2003.00530.x","ISSN":"1461023X","issue":"12","note":"Citation Key: Amarasekare2003","page":"1109-1122","title":"Competitive coexistence in spatially structured environments: a synthesis","volume":"6","author":[{"family":"Amarasekare","given":"Priyanga"}],"issued":{"date-parts":[["2003",10,13]]}}},{"id":453,"uris":["http://zotero.org/users/13713228/items/JPIGU9C6"],"itemData":{"id":453,"type":"article-journal","abstract":"A variety of models have shown that spatial dynamics and small-scale endogenous heterogeneity (e.g., forest gaps or local resource depletion zones) can change the rate and outcome of competition in communities of plants or other sessile organisms. However, the theory appears complicated and hard to connect to real systems. We synthesize results from three different kinds of models: interacting particle systems, moment equations for spatial point processes, and metapopulation or patch models. Studies using all three frameworks agree that spatial dynamics need not enhance coexistence nor slow down dynamics; their effects depend on the underlying competitive interactions in the community. When similar species would coexist in a nonspatial habitat, endogenous spatial structure inhibits coexistence and slows dynamics. When a dominant species disperses poorly and the weaker species has higher fecundity or better dispersal, competition-colonization trade-offs enhance coexistence. Even when species have equal dispersal and per-generation fecundity, spatial successional niches where the weaker and faster-growing species can rapidly exploit ephemeral local resources can enhance coexistence. When interspecific competition is strong, spatial dynamics reduce founder control at large scales and short dispersal becomes advantageous. We describe a series of empirical tests to detect and distinguish among the suggested scenarios.","container-title":"The American Naturalist","DOI":"10.1086/376575","ISSN":"0003-0147","issue":"2","note":"PMID: 12858259\nCitation Key: Bolker2003","page":"135-48","title":"Spatial dynamics in model plant communities: what do we really know?","volume":"162","author":[{"family":"Bolker","given":"Benjamin M"},{"family":"Pacala","given":"Stephen W"},{"family":"Neuhauser","given":"Claudia"}],"issued":{"date-parts":[["2003",8]]}}},{"id":6271,"uris":["http://zotero.org/users/13713228/items/TFGAEZYZ"],"itemData":{"id":6271,"type":"article-journal","abstract":"Theoretical models predict that effects of dispersal on local biodiversity are influenced by the size and composition of the species pool, as well as ecological filters that limit local species membership. We tested these predictions by conducting a meta-analysis of 28 studies encompassing 62 experiments examining effects of propagule supply (seed arrival) on plant species richness under contrasting intensities of ecological filters (owing to disturbance and resource availability). Seed arrival increased local species richness in a wide range of communities (forest, grassland, montane, savanna, wetland), resulting in a positive mean effect size across experiments. Mean effect size was 70% higher in disturbed relative to undisturbed communities, suggesting that disturbance increases recruitment opportunities for immigrating species. In contrast, effect size was not significantly influenced by nutrient or water availability. Among seed-addition experiments, effect size was positively correlated with species and functional diversity within the pool of added seeds (species evenness and seed-size diversity), primarily in disturbed communities. Our analysis provides experimental support for the general hypothesis that species pools and local environmental heterogeneity interactively structure plant communities. We highlight empirical gaps that can be addressed by future experiments and discuss implications for community assembly, species coexistence, and the maintenance of biodiversity. © 2009 Blackwell Publishing Ltd/CNRS.","container-title":"Ecology Letters","DOI":"10.1111/j.1461-0248.2009.01373.x","ISSN":"1461023X","issue":"11","note":"PMID: 19723285","page":"1250-1260","title":"Seed arrival, ecological filters, and plant species richness: A meta-analysis","volume":"12","author":[{"family":"Myers","given":"Jonathan A."},{"family":"Harms","given":"Kyle E."}],"issued":{"date-parts":[["2009",11]]}}}],"schema":"https://github.com/citation-style-language/schema/raw/master/csl-citation.json"}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(Amarasekare, 2003; Bolker et al., 2003; Myers and Harms, 2009)</w:t>
      </w:r>
      <w:r w:rsidR="004655DC">
        <w:rPr>
          <w:rFonts w:ascii="Times New Roman" w:hAnsi="Times New Roman" w:cs="Times New Roman"/>
        </w:rPr>
        <w:fldChar w:fldCharType="end"/>
      </w:r>
      <w:r w:rsidR="004655DC">
        <w:rPr>
          <w:rFonts w:ascii="Times New Roman" w:hAnsi="Times New Roman" w:cs="Times New Roman"/>
        </w:rPr>
        <w:t>.</w:t>
      </w:r>
    </w:p>
    <w:p w14:paraId="52F5972C" w14:textId="57244263" w:rsidR="00504281" w:rsidRDefault="003D29FB" w:rsidP="004655DC">
      <w:pPr>
        <w:spacing w:after="0"/>
        <w:ind w:left="-5" w:right="281" w:firstLine="725"/>
        <w:rPr>
          <w:ins w:id="172" w:author="Sullivan, Lauren" w:date="2025-10-24T14:44:00Z" w16du:dateUtc="2025-10-24T18:44:00Z"/>
          <w:rFonts w:ascii="Times New Roman" w:hAnsi="Times New Roman" w:cs="Times New Roman"/>
        </w:rPr>
      </w:pPr>
      <w:r w:rsidRPr="00150A35">
        <w:rPr>
          <w:rFonts w:ascii="Times New Roman" w:hAnsi="Times New Roman" w:cs="Times New Roman"/>
        </w:rPr>
        <w:t>We find that both the artificial grass and sticky trap methods have high rates of seed recovery (72% for sticky traps on average, compared to 52% for artificial grass traps), with decreasing recovery through time</w:t>
      </w:r>
      <w:ins w:id="173" w:author="Sullivan, Lauren" w:date="2025-10-27T15:41:00Z" w16du:dateUtc="2025-10-27T19:41:00Z">
        <w:r w:rsidR="000E0091">
          <w:rPr>
            <w:rFonts w:ascii="Times New Roman" w:hAnsi="Times New Roman" w:cs="Times New Roman"/>
          </w:rPr>
          <w:t xml:space="preserve"> (~30% seeds lost pe</w:t>
        </w:r>
      </w:ins>
      <w:ins w:id="174" w:author="Sullivan, Lauren" w:date="2025-10-27T15:42:00Z" w16du:dateUtc="2025-10-27T19:42:00Z">
        <w:r w:rsidR="000E0091">
          <w:rPr>
            <w:rFonts w:ascii="Times New Roman" w:hAnsi="Times New Roman" w:cs="Times New Roman"/>
          </w:rPr>
          <w:t>r month overall)</w:t>
        </w:r>
      </w:ins>
      <w:r w:rsidRPr="00150A35">
        <w:rPr>
          <w:rFonts w:ascii="Times New Roman" w:hAnsi="Times New Roman" w:cs="Times New Roman"/>
        </w:rPr>
        <w:t>. Seed loss from both trap types was</w:t>
      </w:r>
      <w:ins w:id="175" w:author="Sullivan, Lauren" w:date="2025-10-24T14:41:00Z" w16du:dateUtc="2025-10-24T18:41:00Z">
        <w:r w:rsidR="00994A24">
          <w:rPr>
            <w:rFonts w:ascii="Times New Roman" w:hAnsi="Times New Roman" w:cs="Times New Roman"/>
          </w:rPr>
          <w:t xml:space="preserve"> </w:t>
        </w:r>
      </w:ins>
      <w:del w:id="176" w:author="Sullivan, Lauren" w:date="2025-10-24T14:41:00Z" w16du:dateUtc="2025-10-24T18:41:00Z">
        <w:r w:rsidRPr="00150A35" w:rsidDel="00994A24">
          <w:rPr>
            <w:rFonts w:ascii="Times New Roman" w:hAnsi="Times New Roman" w:cs="Times New Roman"/>
          </w:rPr>
          <w:delText xml:space="preserve"> </w:delText>
        </w:r>
      </w:del>
      <w:r w:rsidRPr="00150A35">
        <w:rPr>
          <w:rFonts w:ascii="Times New Roman" w:hAnsi="Times New Roman" w:cs="Times New Roman"/>
        </w:rPr>
        <w:t xml:space="preserve">due to both abiotic and biotic reasons, such as strong rainfall events washing seeds off </w:t>
      </w:r>
      <w:del w:id="177" w:author="Sullivan, Lauren" w:date="2025-10-24T15:06:00Z" w16du:dateUtc="2025-10-24T19:06:00Z">
        <w:r w:rsidRPr="00150A35" w:rsidDel="008D40B8">
          <w:rPr>
            <w:rFonts w:ascii="Times New Roman" w:hAnsi="Times New Roman" w:cs="Times New Roman"/>
          </w:rPr>
          <w:delText xml:space="preserve">carpets </w:delText>
        </w:r>
      </w:del>
      <w:ins w:id="178" w:author="Sullivan, Lauren" w:date="2025-10-24T15:06:00Z" w16du:dateUtc="2025-10-24T19:06:00Z">
        <w:r w:rsidR="008D40B8">
          <w:rPr>
            <w:rFonts w:ascii="Times New Roman" w:hAnsi="Times New Roman" w:cs="Times New Roman"/>
          </w:rPr>
          <w:t>the artificial grass</w:t>
        </w:r>
        <w:r w:rsidR="008D40B8" w:rsidRPr="00150A35">
          <w:rPr>
            <w:rFonts w:ascii="Times New Roman" w:hAnsi="Times New Roman" w:cs="Times New Roman"/>
          </w:rPr>
          <w:t xml:space="preserve"> </w:t>
        </w:r>
      </w:ins>
      <w:r w:rsidRPr="00150A35">
        <w:rPr>
          <w:rFonts w:ascii="Times New Roman" w:hAnsi="Times New Roman" w:cs="Times New Roman"/>
        </w:rPr>
        <w:t xml:space="preserve">or herbivory of seeds. In our study, we found evidence for both scenarios; for </w:t>
      </w:r>
      <w:proofErr w:type="gramStart"/>
      <w:r w:rsidRPr="00150A35">
        <w:rPr>
          <w:rFonts w:ascii="Times New Roman" w:hAnsi="Times New Roman" w:cs="Times New Roman"/>
        </w:rPr>
        <w:t>example</w:t>
      </w:r>
      <w:proofErr w:type="gramEnd"/>
      <w:r w:rsidRPr="00150A35">
        <w:rPr>
          <w:rFonts w:ascii="Times New Roman" w:hAnsi="Times New Roman" w:cs="Times New Roman"/>
        </w:rPr>
        <w:t xml:space="preserve"> a large, </w:t>
      </w:r>
      <w:proofErr w:type="spellStart"/>
      <w:r w:rsidRPr="00150A35">
        <w:rPr>
          <w:rFonts w:ascii="Times New Roman" w:hAnsi="Times New Roman" w:cs="Times New Roman"/>
        </w:rPr>
        <w:t>singleday</w:t>
      </w:r>
      <w:proofErr w:type="spellEnd"/>
      <w:r w:rsidRPr="00150A35">
        <w:rPr>
          <w:rFonts w:ascii="Times New Roman" w:hAnsi="Times New Roman" w:cs="Times New Roman"/>
        </w:rPr>
        <w:t xml:space="preserve"> rainfall event decreased seed recovery at the Colorado site between time point 1 (1 week after deployment) and time point 2 (1 month after deployment). Evidence </w:t>
      </w:r>
      <w:r w:rsidRPr="00150A35">
        <w:rPr>
          <w:rFonts w:ascii="Times New Roman" w:hAnsi="Times New Roman" w:cs="Times New Roman"/>
        </w:rPr>
        <w:lastRenderedPageBreak/>
        <w:t>of both insect and small mammal herbivory occurred across both sites, with hundreds of ants on some sticky traps (Fig. 1G), cottontail rabbit (</w:t>
      </w:r>
      <w:r w:rsidRPr="00150A35">
        <w:rPr>
          <w:rFonts w:ascii="Times New Roman" w:hAnsi="Times New Roman" w:cs="Times New Roman"/>
          <w:i/>
        </w:rPr>
        <w:t>Sylvilagus sp.</w:t>
      </w:r>
      <w:r w:rsidRPr="00150A35">
        <w:rPr>
          <w:rFonts w:ascii="Times New Roman" w:hAnsi="Times New Roman" w:cs="Times New Roman"/>
        </w:rPr>
        <w:t xml:space="preserve">) feces on </w:t>
      </w:r>
      <w:ins w:id="179" w:author="Sullivan, Lauren" w:date="2025-10-24T15:06:00Z" w16du:dateUtc="2025-10-24T19:06:00Z">
        <w:r w:rsidR="008D40B8">
          <w:rPr>
            <w:rFonts w:ascii="Times New Roman" w:hAnsi="Times New Roman" w:cs="Times New Roman"/>
          </w:rPr>
          <w:t xml:space="preserve">artificial grass </w:t>
        </w:r>
      </w:ins>
      <w:del w:id="180" w:author="Sullivan, Lauren" w:date="2025-10-24T15:06:00Z" w16du:dateUtc="2025-10-24T19:06:00Z">
        <w:r w:rsidRPr="00150A35" w:rsidDel="008D40B8">
          <w:rPr>
            <w:rFonts w:ascii="Times New Roman" w:hAnsi="Times New Roman" w:cs="Times New Roman"/>
          </w:rPr>
          <w:delText xml:space="preserve">seed carpets </w:delText>
        </w:r>
      </w:del>
      <w:r w:rsidRPr="00150A35">
        <w:rPr>
          <w:rFonts w:ascii="Times New Roman" w:hAnsi="Times New Roman" w:cs="Times New Roman"/>
        </w:rPr>
        <w:t xml:space="preserve">(Fig. 1F), and husks of seeds post-consumption were found on both trap types, especially after longer periods of time. These findings indicate that no trap type is a perfect representation of </w:t>
      </w:r>
      <w:r w:rsidRPr="00994A24">
        <w:rPr>
          <w:rFonts w:ascii="Times New Roman" w:hAnsi="Times New Roman" w:cs="Times New Roman"/>
          <w:i/>
          <w:iCs/>
          <w:rPrChange w:id="181" w:author="Sullivan, Lauren" w:date="2025-10-24T14:43:00Z" w16du:dateUtc="2025-10-24T18:43:00Z">
            <w:rPr>
              <w:rFonts w:ascii="Times New Roman" w:hAnsi="Times New Roman" w:cs="Times New Roman"/>
            </w:rPr>
          </w:rPrChange>
        </w:rPr>
        <w:t>primary dispersal</w:t>
      </w:r>
      <w:r w:rsidRPr="00150A35">
        <w:rPr>
          <w:rFonts w:ascii="Times New Roman" w:hAnsi="Times New Roman" w:cs="Times New Roman"/>
        </w:rPr>
        <w:t>,</w:t>
      </w:r>
      <w:ins w:id="182" w:author="Sullivan, Lauren" w:date="2025-10-24T14:42:00Z" w16du:dateUtc="2025-10-24T18:42:00Z">
        <w:r w:rsidR="00994A24">
          <w:rPr>
            <w:rFonts w:ascii="Times New Roman" w:hAnsi="Times New Roman" w:cs="Times New Roman"/>
          </w:rPr>
          <w:t xml:space="preserve"> but the sticky traps come the closest. Alternatively, the artificial grass traps</w:t>
        </w:r>
      </w:ins>
      <w:del w:id="183" w:author="Sullivan, Lauren" w:date="2025-10-24T14:42:00Z" w16du:dateUtc="2025-10-24T18:42:00Z">
        <w:r w:rsidRPr="00150A35" w:rsidDel="00994A24">
          <w:rPr>
            <w:rFonts w:ascii="Times New Roman" w:hAnsi="Times New Roman" w:cs="Times New Roman"/>
          </w:rPr>
          <w:delText xml:space="preserve"> but instead</w:delText>
        </w:r>
      </w:del>
      <w:r w:rsidRPr="00150A35">
        <w:rPr>
          <w:rFonts w:ascii="Times New Roman" w:hAnsi="Times New Roman" w:cs="Times New Roman"/>
        </w:rPr>
        <w:t xml:space="preserve"> represents a measure of </w:t>
      </w:r>
      <w:r w:rsidRPr="00150A35">
        <w:rPr>
          <w:rFonts w:ascii="Times New Roman" w:hAnsi="Times New Roman" w:cs="Times New Roman"/>
          <w:i/>
        </w:rPr>
        <w:t>effective dispersal</w:t>
      </w:r>
      <w:r w:rsidR="004655DC" w:rsidRPr="004655DC">
        <w:rPr>
          <w:rFonts w:ascii="Times New Roman" w:hAnsi="Times New Roman" w:cs="Times New Roman"/>
          <w:iCs/>
        </w:rPr>
        <w:t xml:space="preserve"> </w:t>
      </w:r>
      <w:r w:rsidR="004655DC" w:rsidRPr="004655DC">
        <w:rPr>
          <w:rFonts w:ascii="Times New Roman" w:hAnsi="Times New Roman" w:cs="Times New Roman"/>
          <w:iCs/>
        </w:rPr>
        <w:fldChar w:fldCharType="begin"/>
      </w:r>
      <w:r w:rsidR="004655DC" w:rsidRPr="004655DC">
        <w:rPr>
          <w:rFonts w:ascii="Times New Roman" w:hAnsi="Times New Roman" w:cs="Times New Roman"/>
          <w:iCs/>
        </w:rPr>
        <w:instrText xml:space="preserve"> ADDIN ZOTERO_ITEM CSL_CITATION {"citationID":"guQyNtGj","properties":{"formattedCitation":"(Nathan and Muller-Landau, 2000)","plainCitation":"(Nathan and Muller-Landau, 2000)","noteIndex":0},"citationItems":[{"id":276,"uris":["http://zotero.org/users/13713228/items/PVMTII8Y"],"itemData":{"id":276,"type":"article-journal","abstract":"Growing interest in spatial ecology is promoting new approaches to the study of seed dispersal, one of the key processes determining the spatial structure of plant populations. Seed-dispersion patterns vary among plant species, populations and individuals, at different distances from parents, different microsites and different times. Recent field studies have made progress in elucidating the mechanisms behind these patterns and the implications of these patterns for recruitment success. Together with the development and refinement of mathematical models, this promises a deeper, more mechanistic understanding of dispersal processes and their consequences.","container-title":"Trends in Ecology &amp; Evolution","DOI":"10.1016/S0169-5347(00)01874-7","ISSN":"1872-8383","issue":"7","note":"PMID: 10856948\nCitation Key: Nathan2000","page":"278-285","title":"Spatial patterns of seed dispersal, their determinants and consequences for recruitment","volume":"15","author":[{"family":"Nathan","given":"R"},{"family":"Muller-Landau","given":"Hc"}],"issued":{"date-parts":[["2000",7]]}}}],"schema":"https://github.com/citation-style-language/schema/raw/master/csl-citation.json"} </w:instrText>
      </w:r>
      <w:r w:rsidR="004655DC" w:rsidRPr="004655DC">
        <w:rPr>
          <w:rFonts w:ascii="Times New Roman" w:hAnsi="Times New Roman" w:cs="Times New Roman"/>
          <w:iCs/>
        </w:rPr>
        <w:fldChar w:fldCharType="separate"/>
      </w:r>
      <w:r w:rsidR="004655DC" w:rsidRPr="004655DC">
        <w:rPr>
          <w:rFonts w:ascii="Times New Roman" w:hAnsi="Times New Roman" w:cs="Times New Roman"/>
          <w:iCs/>
          <w:noProof/>
        </w:rPr>
        <w:t>(Nathan and Muller-Landau, 2000)</w:t>
      </w:r>
      <w:r w:rsidR="004655DC" w:rsidRPr="004655DC">
        <w:rPr>
          <w:rFonts w:ascii="Times New Roman" w:hAnsi="Times New Roman" w:cs="Times New Roman"/>
          <w:iCs/>
        </w:rPr>
        <w:fldChar w:fldCharType="end"/>
      </w:r>
      <w:r w:rsidRPr="00150A35">
        <w:rPr>
          <w:rFonts w:ascii="Times New Roman" w:hAnsi="Times New Roman" w:cs="Times New Roman"/>
        </w:rPr>
        <w:t xml:space="preserve">, where recovered seeds are those that have escaped herbivory or secondary dispersal and could germinate and join the aboveground community. Therefore, the artificial grass trap method arguably represents more “ecologically relevant dispersal” for the local community, because the traps allow for seed loss that would occur naturally on the soil surface - leading to recovered seeds being those that have the potential to germinate. We suggest future studies examine herbivory rates on </w:t>
      </w:r>
      <w:del w:id="184" w:author="Sullivan, Lauren" w:date="2025-10-24T15:06:00Z" w16du:dateUtc="2025-10-24T19:06:00Z">
        <w:r w:rsidRPr="00150A35" w:rsidDel="008D40B8">
          <w:rPr>
            <w:rFonts w:ascii="Times New Roman" w:hAnsi="Times New Roman" w:cs="Times New Roman"/>
          </w:rPr>
          <w:delText>seed carpets</w:delText>
        </w:r>
      </w:del>
      <w:ins w:id="185" w:author="Sullivan, Lauren" w:date="2025-10-24T15:06:00Z" w16du:dateUtc="2025-10-24T19:06:00Z">
        <w:r w:rsidR="008D40B8">
          <w:rPr>
            <w:rFonts w:ascii="Times New Roman" w:hAnsi="Times New Roman" w:cs="Times New Roman"/>
          </w:rPr>
          <w:t>artificial grass traps</w:t>
        </w:r>
      </w:ins>
      <w:r w:rsidRPr="00150A35">
        <w:rPr>
          <w:rFonts w:ascii="Times New Roman" w:hAnsi="Times New Roman" w:cs="Times New Roman"/>
        </w:rPr>
        <w:t xml:space="preserve">, deploying paired </w:t>
      </w:r>
      <w:del w:id="186" w:author="Sullivan, Lauren" w:date="2025-10-24T15:06:00Z" w16du:dateUtc="2025-10-24T19:06:00Z">
        <w:r w:rsidRPr="00150A35" w:rsidDel="008D40B8">
          <w:rPr>
            <w:rFonts w:ascii="Times New Roman" w:hAnsi="Times New Roman" w:cs="Times New Roman"/>
          </w:rPr>
          <w:delText xml:space="preserve">carpets </w:delText>
        </w:r>
      </w:del>
      <w:ins w:id="187" w:author="Sullivan, Lauren" w:date="2025-10-24T15:06:00Z" w16du:dateUtc="2025-10-24T19:06:00Z">
        <w:r w:rsidR="008D40B8">
          <w:rPr>
            <w:rFonts w:ascii="Times New Roman" w:hAnsi="Times New Roman" w:cs="Times New Roman"/>
          </w:rPr>
          <w:t>traps</w:t>
        </w:r>
        <w:r w:rsidR="008D40B8" w:rsidRPr="00150A35">
          <w:rPr>
            <w:rFonts w:ascii="Times New Roman" w:hAnsi="Times New Roman" w:cs="Times New Roman"/>
          </w:rPr>
          <w:t xml:space="preserve"> </w:t>
        </w:r>
      </w:ins>
      <w:r w:rsidRPr="00150A35">
        <w:rPr>
          <w:rFonts w:ascii="Times New Roman" w:hAnsi="Times New Roman" w:cs="Times New Roman"/>
        </w:rPr>
        <w:t>in herbivor</w:t>
      </w:r>
      <w:ins w:id="188" w:author="Sullivan, Lauren" w:date="2025-10-24T14:44:00Z" w16du:dateUtc="2025-10-24T18:44:00Z">
        <w:r w:rsidR="00994A24">
          <w:rPr>
            <w:rFonts w:ascii="Times New Roman" w:hAnsi="Times New Roman" w:cs="Times New Roman"/>
          </w:rPr>
          <w:t>e</w:t>
        </w:r>
      </w:ins>
      <w:del w:id="189" w:author="Sullivan, Lauren" w:date="2025-10-24T14:44:00Z" w16du:dateUtc="2025-10-24T18:44:00Z">
        <w:r w:rsidRPr="00150A35" w:rsidDel="00994A24">
          <w:rPr>
            <w:rFonts w:ascii="Times New Roman" w:hAnsi="Times New Roman" w:cs="Times New Roman"/>
          </w:rPr>
          <w:delText>y</w:delText>
        </w:r>
      </w:del>
      <w:r w:rsidRPr="00150A35">
        <w:rPr>
          <w:rFonts w:ascii="Times New Roman" w:hAnsi="Times New Roman" w:cs="Times New Roman"/>
        </w:rPr>
        <w:t xml:space="preserve"> removal and control plots</w:t>
      </w:r>
      <w:ins w:id="190" w:author="Sullivan, Lauren" w:date="2025-10-24T14:44:00Z" w16du:dateUtc="2025-10-24T18:44:00Z">
        <w:r w:rsidR="00504281">
          <w:rPr>
            <w:rFonts w:ascii="Times New Roman" w:hAnsi="Times New Roman" w:cs="Times New Roman"/>
          </w:rPr>
          <w:t xml:space="preserve"> to estimate the levels of biotic seed removal</w:t>
        </w:r>
      </w:ins>
      <w:r w:rsidRPr="00150A35">
        <w:rPr>
          <w:rFonts w:ascii="Times New Roman" w:hAnsi="Times New Roman" w:cs="Times New Roman"/>
        </w:rPr>
        <w:t>.</w:t>
      </w:r>
      <w:ins w:id="191" w:author="Sullivan, Lauren" w:date="2025-10-24T15:07:00Z" w16du:dateUtc="2025-10-24T19:07:00Z">
        <w:r w:rsidR="008D40B8">
          <w:rPr>
            <w:rFonts w:ascii="Times New Roman" w:hAnsi="Times New Roman" w:cs="Times New Roman"/>
          </w:rPr>
          <w:t xml:space="preserve"> Artificial grass trap </w:t>
        </w:r>
      </w:ins>
      <w:del w:id="192" w:author="Sullivan, Lauren" w:date="2025-10-24T15:07:00Z" w16du:dateUtc="2025-10-24T19:07:00Z">
        <w:r w:rsidRPr="00150A35" w:rsidDel="008D40B8">
          <w:rPr>
            <w:rFonts w:ascii="Times New Roman" w:hAnsi="Times New Roman" w:cs="Times New Roman"/>
          </w:rPr>
          <w:delText xml:space="preserve"> Seed </w:delText>
        </w:r>
      </w:del>
      <w:del w:id="193" w:author="Sullivan, Lauren" w:date="2025-10-24T15:06:00Z" w16du:dateUtc="2025-10-24T19:06:00Z">
        <w:r w:rsidRPr="00150A35" w:rsidDel="008D40B8">
          <w:rPr>
            <w:rFonts w:ascii="Times New Roman" w:hAnsi="Times New Roman" w:cs="Times New Roman"/>
          </w:rPr>
          <w:delText xml:space="preserve">carpet </w:delText>
        </w:r>
      </w:del>
      <w:r w:rsidRPr="00150A35">
        <w:rPr>
          <w:rFonts w:ascii="Times New Roman" w:hAnsi="Times New Roman" w:cs="Times New Roman"/>
        </w:rPr>
        <w:t>methods could be extended from our current focus on seed rain to examine herbivory rates or even conduct preference experiments in grasslands</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{"citationID":"i23s0CKb","properties":{"formattedCitation":"(Edwards and Crawley, 1999; Bakker and Olff, 2003)","plainCitation":"(Edwards and Crawley, 1999; Bakker and Olff, 2003)","noteIndex":0},"citationItems":[{"id":7318,"uris":["http://zotero.org/users/13713228/items/YAXJ8CIB"],"itemData":{"id":7318,"type":"article-journal","abstract":"1 An experiment was carried out in a species-poor acid grassland to determine the effect of insect, mollusc and rabbit herbivory on the size and composition of the seed bank and on seedling recruitment from the seed bank and seed rain. From 1991 to 1997, insects and molluscs were excluded with pesticides, and rabbits with fences. Seedling recruitment was monitored over 22 months in gaps established in the vegetation in summer 1995. 2 The most common species recorded from the seed bank in early summer 1995 were dicots (17 species), but perennial grasses (five species) were numerically the most abundant (65% of total). There was no relationship between the species composition of the seed bank and the established vegetation. 3 The size of the seed bank of eight species was greater on fenced plots, a result that reflected increased seed rain where rabbits were excluded. Insects and molluscs had no effect on the size of the seed bank of any species. The number of species in the seed bank was not affected by any of the herbivore exclusions. 4 A comparison of seedling emergence in gaps formed over the original soil with gaps where the soil had been sterilized indicated that only Galium saxatile and Cytisus scoparius recruited from the seed bank. Seedling recruitment was almost entirely derived from the recent seed rain, was dominated by the most abundant perennial grasses in the vegetation (Festuca rubra and Holcus lanatus), and had a species composition that resembled the established vegetation. Results highlight that the potential for seedling establishment in gaps to bring about vegetation change in this grassland is low. 5 Six species had higher seedling densities on rabbit-fenced plots, but the significant effect of fencing disappeared by plant maturity for most species. Survival of seedlings was lower on fenced plots where non-grazed biomass accumulated, so that after 22 months Agrostis capillaris was the only species with more plants present where rabbits were excluded. Rumex acetosa and Stellaria graminea showed higher seedling emergence where molluscs were excluded. More seedlings of Rumex acetosa were also found where insects were excluded. These invertebrate effects were still evident at plant maturity.","container-title":"Journal of Ecology","DOI":"10.1046/j.1365-2745.1999.00363.x","ISSN":"1365-2745","issue":"3","language":"en","note":"_eprint: https://besjournals.onlinelibrary.wiley.com/doi/pdf/10.1046/j.1365-2745.1999.00363.x","page":"423-435","source":"Wiley Online Library","title":"Herbivores, seed banks and seedling recruitment in mesic grassland","volume":"87","author":[{"family":"Edwards","given":"G. R."},{"family":"Crawley","given":"M. J."}],"issued":{"date-parts":[["1999"]]}}},{"id":7316,"uris":["http://zotero.org/users/13713228/items/93YPVTSB"],"itemData":{"id":7316,"type":"article-journal","abstract":"Abstract. Potential effects of herbivores on plant species diversity depend on herbivore size, species and density. In this study we examine the effect of different-sized herbivores (cattle and rabbits) on recruitment of subordinate herbs in grasslands. We show that in a grazed floodplain, grassland plant species richness is mainly determined by the presence of many species of subordinate herbs. These herbs experience high colonization and extinction rates. We conclude that the creation of colonization opportunities for subordinate herbs plays a crucial role in maintaining plant species richness in productive grasslands. We found that cattle disperse large amounts of seeds via their dung, over ten times more than rabbits. Rabbits create more and on average larger bare soil patches than cattle. In a field experiment artificial disturbances improved germination success tremendously for four tested herb species. We found that bare soil is the best regeneration site, while cattle dung gave a too strong nutrient stimulus, resulting in tall vegetation and therefore light limitation. These results can be confirmed with results from field monitoring plots where plant species richness was positively related to the occurrence of bare soil patches. Therefore both large and small herbivores have a major impact on dispersal and colonization, but for different reasons. Cattle are identified as most important for seed dispersal whereas rabbits have a main effect as creators of disturbances. These results emphasize the importance of distinguishing between herbivore species in assessing their (potential) effects.","container-title":"Journal of Vegetation Science","DOI":"10.1111/j.1654-1103.2003.tb02173.x","ISSN":"1654-1103","issue":"4","language":"en","license":"2003 IAVS - the International Association of Vegetation Science","note":"_eprint: https://onlinelibrary.wiley.com/doi/pdf/10.1111/j.1654-1103.2003.tb02173.x","page":"465-474","source":"Wiley Online Library","title":"Impact of different-sized herbivores on recruitment opportunities for subordinate herbs in grasslands","volume":"14","author":[{"family":"Bakker","given":"Elisabeth S."},{"family":"Olff","given":"Han"}],"issued":{"date-parts":[["2003"]]}}}],"schema":"https://github.com/citation-style-language/schema/raw/master/csl-citation.json"}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(Edwards and Crawley, 1999; Bakker and Olff, 2003)</w:t>
      </w:r>
      <w:r w:rsidR="004655DC">
        <w:rPr>
          <w:rFonts w:ascii="Times New Roman" w:hAnsi="Times New Roman" w:cs="Times New Roman"/>
        </w:rPr>
        <w:fldChar w:fldCharType="end"/>
      </w:r>
      <w:r w:rsidRPr="00150A35">
        <w:rPr>
          <w:rFonts w:ascii="Times New Roman" w:hAnsi="Times New Roman" w:cs="Times New Roman"/>
        </w:rPr>
        <w:t xml:space="preserve">. </w:t>
      </w:r>
    </w:p>
    <w:p w14:paraId="4D447052" w14:textId="6538D757" w:rsidR="00504281" w:rsidRDefault="003D29FB" w:rsidP="004655DC">
      <w:pPr>
        <w:spacing w:after="0"/>
        <w:ind w:left="-5" w:right="281" w:firstLine="725"/>
        <w:rPr>
          <w:ins w:id="194" w:author="Sullivan, Lauren" w:date="2025-10-24T14:52:00Z" w16du:dateUtc="2025-10-24T18:52:00Z"/>
          <w:rFonts w:ascii="Times New Roman" w:hAnsi="Times New Roman" w:cs="Times New Roman"/>
        </w:rPr>
      </w:pPr>
      <w:r w:rsidRPr="00150A35">
        <w:rPr>
          <w:rFonts w:ascii="Times New Roman" w:hAnsi="Times New Roman" w:cs="Times New Roman"/>
        </w:rPr>
        <w:t>While sticky traps are more commonly used in field studies</w:t>
      </w:r>
      <w:r w:rsidR="004655DC">
        <w:rPr>
          <w:rFonts w:ascii="Times New Roman" w:hAnsi="Times New Roman" w:cs="Times New Roman"/>
        </w:rPr>
        <w:t xml:space="preserve"> </w:t>
      </w:r>
      <w:r w:rsidR="004655DC">
        <w:rPr>
          <w:rFonts w:ascii="Times New Roman" w:hAnsi="Times New Roman" w:cs="Times New Roman"/>
        </w:rPr>
        <w:fldChar w:fldCharType="begin"/>
      </w:r>
      <w:r>
        <w:rPr>
          <w:rFonts w:ascii="Times New Roman" w:hAnsi="Times New Roman" w:cs="Times New Roman"/>
        </w:rPr>
        <w:instrText xml:space="preserve"> ADDIN ZOTERO_ITEM CSL_CITATION {"citationID":"xDnZ2aSU","properties":{"formattedCitation":"(Rabinowitz and Rapp, 1980)","plainCitation":"(Rabinowitz and Rapp, 1980)","dontUpdate":true,"noteIndex":0},"citationItems":[{"id":993,"uris":["http://zotero.org/users/13713228/items/MZ8KH6YY"],"itemData":{"id":993,"type":"article-journal","container-title":"Journal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(e.g. Rabinowitz and Rapp, 1980)</w:t>
      </w:r>
      <w:r w:rsidR="004655DC">
        <w:rPr>
          <w:rFonts w:ascii="Times New Roman" w:hAnsi="Times New Roman" w:cs="Times New Roman"/>
        </w:rPr>
        <w:fldChar w:fldCharType="end"/>
      </w:r>
      <w:r w:rsidR="004655DC">
        <w:rPr>
          <w:rFonts w:ascii="Times New Roman" w:hAnsi="Times New Roman" w:cs="Times New Roman"/>
        </w:rPr>
        <w:t xml:space="preserve"> </w:t>
      </w:r>
      <w:r w:rsidRPr="00150A35">
        <w:rPr>
          <w:rFonts w:ascii="Times New Roman" w:hAnsi="Times New Roman" w:cs="Times New Roman"/>
        </w:rPr>
        <w:t xml:space="preserve">and retain more seeds on average, </w:t>
      </w:r>
      <w:del w:id="195" w:author="Sullivan, Lauren" w:date="2025-10-24T14:46:00Z" w16du:dateUtc="2025-10-24T18:46:00Z">
        <w:r w:rsidRPr="00150A35" w:rsidDel="00504281">
          <w:rPr>
            <w:rFonts w:ascii="Times New Roman" w:hAnsi="Times New Roman" w:cs="Times New Roman"/>
          </w:rPr>
          <w:delText>they also have many drawbacks for accurately measuring seed rain</w:delText>
        </w:r>
      </w:del>
      <w:ins w:id="196" w:author="Sullivan, Lauren" w:date="2025-10-24T14:46:00Z" w16du:dateUtc="2025-10-24T18:46:00Z">
        <w:r w:rsidR="00504281">
          <w:rPr>
            <w:rFonts w:ascii="Times New Roman" w:hAnsi="Times New Roman" w:cs="Times New Roman"/>
          </w:rPr>
          <w:t xml:space="preserve">our results demonstrate </w:t>
        </w:r>
      </w:ins>
      <w:ins w:id="197" w:author="Sullivan, Lauren" w:date="2025-10-24T14:47:00Z" w16du:dateUtc="2025-10-24T18:47:00Z">
        <w:r w:rsidR="00504281">
          <w:rPr>
            <w:rFonts w:ascii="Times New Roman" w:hAnsi="Times New Roman" w:cs="Times New Roman"/>
          </w:rPr>
          <w:t>these traps have some drawbacks</w:t>
        </w:r>
      </w:ins>
      <w:r w:rsidRPr="00150A35">
        <w:rPr>
          <w:rFonts w:ascii="Times New Roman" w:hAnsi="Times New Roman" w:cs="Times New Roman"/>
        </w:rPr>
        <w:t xml:space="preserve">. Sticky traps capture everything that </w:t>
      </w:r>
      <w:proofErr w:type="gramStart"/>
      <w:r w:rsidRPr="00150A35">
        <w:rPr>
          <w:rFonts w:ascii="Times New Roman" w:hAnsi="Times New Roman" w:cs="Times New Roman"/>
        </w:rPr>
        <w:t>comes in contact with</w:t>
      </w:r>
      <w:proofErr w:type="gramEnd"/>
      <w:r w:rsidRPr="00150A35">
        <w:rPr>
          <w:rFonts w:ascii="Times New Roman" w:hAnsi="Times New Roman" w:cs="Times New Roman"/>
        </w:rPr>
        <w:t xml:space="preserve"> the surface of the </w:t>
      </w:r>
      <w:del w:id="198" w:author="Sullivan, Lauren" w:date="2025-10-24T14:47:00Z" w16du:dateUtc="2025-10-24T18:47:00Z">
        <w:r w:rsidRPr="00150A35" w:rsidDel="00504281">
          <w:rPr>
            <w:rFonts w:ascii="Times New Roman" w:hAnsi="Times New Roman" w:cs="Times New Roman"/>
          </w:rPr>
          <w:delText xml:space="preserve">Petri </w:delText>
        </w:r>
      </w:del>
      <w:del w:id="199" w:author="Sullivan, Lauren" w:date="2025-10-24T15:03:00Z" w16du:dateUtc="2025-10-24T19:03:00Z">
        <w:r w:rsidRPr="00150A35" w:rsidDel="00514DB6">
          <w:rPr>
            <w:rFonts w:ascii="Times New Roman" w:hAnsi="Times New Roman" w:cs="Times New Roman"/>
          </w:rPr>
          <w:delText>dish</w:delText>
        </w:r>
      </w:del>
      <w:ins w:id="200" w:author="Sullivan, Lauren" w:date="2025-10-24T15:03:00Z" w16du:dateUtc="2025-10-24T19:03:00Z">
        <w:r w:rsidR="00514DB6">
          <w:rPr>
            <w:rFonts w:ascii="Times New Roman" w:hAnsi="Times New Roman" w:cs="Times New Roman"/>
          </w:rPr>
          <w:t>plate</w:t>
        </w:r>
      </w:ins>
      <w:r w:rsidRPr="00150A35">
        <w:rPr>
          <w:rFonts w:ascii="Times New Roman" w:hAnsi="Times New Roman" w:cs="Times New Roman"/>
        </w:rPr>
        <w:t xml:space="preserve"> (Fig. 1G</w:t>
      </w:r>
      <w:proofErr w:type="gramStart"/>
      <w:r w:rsidRPr="00150A35">
        <w:rPr>
          <w:rFonts w:ascii="Times New Roman" w:hAnsi="Times New Roman" w:cs="Times New Roman"/>
        </w:rPr>
        <w:t>), and</w:t>
      </w:r>
      <w:proofErr w:type="gramEnd"/>
      <w:r w:rsidRPr="00150A35">
        <w:rPr>
          <w:rFonts w:ascii="Times New Roman" w:hAnsi="Times New Roman" w:cs="Times New Roman"/>
        </w:rPr>
        <w:t xml:space="preserve"> thus sorting seeds from plant and soil debris as well as insect bodies can be difficult. Recovery is especially difficult for small seeds that have the potential to stick to debris in the trap and be easily missed. In our work we were focused on finding a known set of species. However, once the identity of seeds </w:t>
      </w:r>
      <w:proofErr w:type="gramStart"/>
      <w:r w:rsidRPr="00150A35">
        <w:rPr>
          <w:rFonts w:ascii="Times New Roman" w:hAnsi="Times New Roman" w:cs="Times New Roman"/>
        </w:rPr>
        <w:t>are</w:t>
      </w:r>
      <w:proofErr w:type="gramEnd"/>
      <w:r w:rsidRPr="00150A35">
        <w:rPr>
          <w:rFonts w:ascii="Times New Roman" w:hAnsi="Times New Roman" w:cs="Times New Roman"/>
        </w:rPr>
        <w:t xml:space="preserve"> unknown (as in classic seed rain </w:t>
      </w:r>
      <w:ins w:id="201" w:author="Sullivan, Lauren" w:date="2025-10-24T14:48:00Z" w16du:dateUtc="2025-10-24T18:48:00Z">
        <w:r w:rsidR="00504281">
          <w:rPr>
            <w:rFonts w:ascii="Times New Roman" w:hAnsi="Times New Roman" w:cs="Times New Roman"/>
          </w:rPr>
          <w:t xml:space="preserve">capture </w:t>
        </w:r>
      </w:ins>
      <w:r w:rsidRPr="00150A35">
        <w:rPr>
          <w:rFonts w:ascii="Times New Roman" w:hAnsi="Times New Roman" w:cs="Times New Roman"/>
        </w:rPr>
        <w:t xml:space="preserve">studies, compared to our comparative methods-focused </w:t>
      </w:r>
      <w:ins w:id="202" w:author="Sullivan, Lauren" w:date="2025-10-24T14:48:00Z" w16du:dateUtc="2025-10-24T18:48:00Z">
        <w:r w:rsidR="00504281">
          <w:rPr>
            <w:rFonts w:ascii="Times New Roman" w:hAnsi="Times New Roman" w:cs="Times New Roman"/>
          </w:rPr>
          <w:t xml:space="preserve">recovery </w:t>
        </w:r>
      </w:ins>
      <w:r w:rsidRPr="00150A35">
        <w:rPr>
          <w:rFonts w:ascii="Times New Roman" w:hAnsi="Times New Roman" w:cs="Times New Roman"/>
        </w:rPr>
        <w:t xml:space="preserve">approach), the ability to lose seeds due to accidentally sticking to other material will decrease seed </w:t>
      </w:r>
      <w:del w:id="203" w:author="Sullivan, Lauren" w:date="2025-10-24T14:48:00Z" w16du:dateUtc="2025-10-24T18:48:00Z">
        <w:r w:rsidRPr="00150A35" w:rsidDel="00504281">
          <w:rPr>
            <w:rFonts w:ascii="Times New Roman" w:hAnsi="Times New Roman" w:cs="Times New Roman"/>
          </w:rPr>
          <w:delText>recovery</w:delText>
        </w:r>
      </w:del>
      <w:ins w:id="204" w:author="Sullivan, Lauren" w:date="2025-10-24T14:48:00Z" w16du:dateUtc="2025-10-24T18:48:00Z">
        <w:r w:rsidR="00504281">
          <w:rPr>
            <w:rFonts w:ascii="Times New Roman" w:hAnsi="Times New Roman" w:cs="Times New Roman"/>
          </w:rPr>
          <w:t>capture</w:t>
        </w:r>
      </w:ins>
      <w:r w:rsidRPr="00150A35">
        <w:rPr>
          <w:rFonts w:ascii="Times New Roman" w:hAnsi="Times New Roman" w:cs="Times New Roman"/>
        </w:rPr>
        <w:t>. We also noticed that some species with thinner seed coats changed color after being in contact with Tangle-Trap</w:t>
      </w:r>
      <w:r w:rsidRPr="00150A35">
        <w:rPr>
          <w:rFonts w:ascii="Times New Roman" w:eastAsia="Calibri" w:hAnsi="Times New Roman" w:cs="Times New Roman"/>
          <w:sz w:val="18"/>
          <w:vertAlign w:val="superscript"/>
        </w:rPr>
        <w:t xml:space="preserve">® </w:t>
      </w:r>
      <w:r w:rsidRPr="00150A35">
        <w:rPr>
          <w:rFonts w:ascii="Times New Roman" w:hAnsi="Times New Roman" w:cs="Times New Roman"/>
        </w:rPr>
        <w:t xml:space="preserve">for long periods of time, which can hinder identification if seeds are not removed and identified </w:t>
      </w:r>
      <w:r w:rsidRPr="00150A35">
        <w:rPr>
          <w:rFonts w:ascii="Times New Roman" w:hAnsi="Times New Roman" w:cs="Times New Roman"/>
        </w:rPr>
        <w:lastRenderedPageBreak/>
        <w:t xml:space="preserve">quickly. Given how time-consuming seed </w:t>
      </w:r>
      <w:del w:id="205" w:author="Sullivan, Lauren" w:date="2025-10-24T14:49:00Z" w16du:dateUtc="2025-10-24T18:49:00Z">
        <w:r w:rsidRPr="00150A35" w:rsidDel="00504281">
          <w:rPr>
            <w:rFonts w:ascii="Times New Roman" w:hAnsi="Times New Roman" w:cs="Times New Roman"/>
          </w:rPr>
          <w:delText xml:space="preserve">removal </w:delText>
        </w:r>
      </w:del>
      <w:ins w:id="206" w:author="Sullivan, Lauren" w:date="2025-10-24T14:49:00Z" w16du:dateUtc="2025-10-24T18:49:00Z">
        <w:r w:rsidR="00504281">
          <w:rPr>
            <w:rFonts w:ascii="Times New Roman" w:hAnsi="Times New Roman" w:cs="Times New Roman"/>
          </w:rPr>
          <w:t>capture</w:t>
        </w:r>
        <w:r w:rsidR="00504281" w:rsidRPr="00150A35">
          <w:rPr>
            <w:rFonts w:ascii="Times New Roman" w:hAnsi="Times New Roman" w:cs="Times New Roman"/>
          </w:rPr>
          <w:t xml:space="preserve"> </w:t>
        </w:r>
      </w:ins>
      <w:r w:rsidRPr="00150A35">
        <w:rPr>
          <w:rFonts w:ascii="Times New Roman" w:hAnsi="Times New Roman" w:cs="Times New Roman"/>
        </w:rPr>
        <w:t>and identification can be</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{"citationID":"Mq2Umgba","properties":{"formattedCitation":"(Wynne et al., 2024)","plainCitation":"(Wynne et al., 2024)","noteIndex":0},"citationItems":[{"id":7134,"uris":["http://zotero.org/users/13713228/items/2XZCQZ5Q"],"itemData":{"id":7134,"type":"article-journal","abstract":"Abstract\n            \n              \n                \n                  Seed rain is an influential process related to plant community diversity, composition and regeneration. However, knowledge of seed rain patterns is limited to those observed in forests and late‐assembling grasslands, which might not reflect early assembling communities such as newly restored grasslands. Resolving this gap in our understanding provides further insight into the role of seed dispersal.\n                \n                \n                  Here, we measured seed rain in a remnant tallgrass prairie, which was the site of the foundational grassland seed rain study in 1978, and a nearby chronosequence of tallgrass prairie restorations. We sought to determine how the quantity, seed mass traits, timing, diversity and composition of seed rain changed (1) long‐term and (2) during community assembly. To do so, we deployed artificial turf grass seed traps into 2‐year‐old, 5–6‐year‐old and 15‐year‐old restored prairies and the remnant prairie, replacing traps every 2 weeks from May to December 2019.\n                \n                \n                  We captured over twice the density and richness of seed rain in the remnant prairie in 2019 compared to 1978. We also found that seed rain patterns changed as prairies aged, with each prairie possessing a distinct community of dispersing species. Significantly more seeds, seed biomass, and species were captured in the youngest restored prairie. However, seed mass traits were similar in all prairies. Except for composition, all other seed rain metrics in the oldest restoration were eventually comparable to the remnant prairie.\n                \n                \n                  \n                    Synthesis and applications\n                    : Our results revealed that grasslands, notably young prairies, produce larger quantities of seed rain than previously known (124,806 seeds m\n                    −2\n                    year\n                    −1\n                    , 97.24 g m\n                    −2\n                     year\n                    −1\n                    ), and seed input in all sampled prairies far exceeded restoration broadcast seeding densities. We further found that decreases in seed rain quantity across the chronosequence did not correspond with increases in seed mass, suggesting a lack of trade‐offs between these metrics. Furthermore, tallgrass prairie restorations have not replicated the composition of seed rain seen in remnant systems. Increasing restoration seeding rates of desirable species may be needed to meet composition goals since current rates may not compete with the propagule pressure of undesirable species found in newly restored prairies.","container-title":"Journal of Applied Ecology","DOI":"10.1111/1365-2664.14806","ISSN":"0021-8901, 1365-2664","issue":"12","journalAbbreviation":"Journal of Applied Ecology","language":"en","page":"3017-3027","source":"DOI.org (Crossref)","title":"Quantifying seed rain patterns in a remnant and a chronosequence of restored tallgrass prairies in north central Missouri","volume":"61","author":[{"family":"Wynne","given":"K. Carter"},{"family":"Parker‐Smith","given":"Maya J."},{"family":"Murdock","given":"Erica M."},{"family":"Sullivan","given":"Lauren L."}],"issued":{"date-parts":[["2024",12]]}}}],"schema":"https://github.com/citation-style-language/schema/raw/master/csl-citation.json"}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(Wynne et al., 2024)</w:t>
      </w:r>
      <w:r w:rsidR="004655DC">
        <w:rPr>
          <w:rFonts w:ascii="Times New Roman" w:hAnsi="Times New Roman" w:cs="Times New Roman"/>
        </w:rPr>
        <w:fldChar w:fldCharType="end"/>
      </w:r>
      <w:r w:rsidRPr="00150A35">
        <w:rPr>
          <w:rFonts w:ascii="Times New Roman" w:hAnsi="Times New Roman" w:cs="Times New Roman"/>
        </w:rPr>
        <w:t xml:space="preserve">, it is critical to have a method that allows samples to be stored for long periods and remain unaffected. In addition, it is nearly impossible to </w:t>
      </w:r>
      <w:del w:id="207" w:author="Sullivan, Lauren" w:date="2025-10-24T14:49:00Z" w16du:dateUtc="2025-10-24T18:49:00Z">
        <w:r w:rsidRPr="00150A35" w:rsidDel="00504281">
          <w:rPr>
            <w:rFonts w:ascii="Times New Roman" w:hAnsi="Times New Roman" w:cs="Times New Roman"/>
          </w:rPr>
          <w:delText xml:space="preserve">recover </w:delText>
        </w:r>
      </w:del>
      <w:ins w:id="208" w:author="Sullivan, Lauren" w:date="2025-10-24T14:49:00Z" w16du:dateUtc="2025-10-24T18:49:00Z">
        <w:r w:rsidR="00504281">
          <w:rPr>
            <w:rFonts w:ascii="Times New Roman" w:hAnsi="Times New Roman" w:cs="Times New Roman"/>
          </w:rPr>
          <w:t>remove</w:t>
        </w:r>
        <w:r w:rsidR="00504281" w:rsidRPr="00150A35">
          <w:rPr>
            <w:rFonts w:ascii="Times New Roman" w:hAnsi="Times New Roman" w:cs="Times New Roman"/>
          </w:rPr>
          <w:t xml:space="preserve"> </w:t>
        </w:r>
      </w:ins>
      <w:r w:rsidRPr="00150A35">
        <w:rPr>
          <w:rFonts w:ascii="Times New Roman" w:hAnsi="Times New Roman" w:cs="Times New Roman"/>
        </w:rPr>
        <w:t xml:space="preserve">seeds from sticky traps and then germinate them to determine viability or identity, whereas this is quite simple with artificial grass </w:t>
      </w:r>
      <w:del w:id="209" w:author="Sullivan, Lauren" w:date="2025-10-24T15:07:00Z" w16du:dateUtc="2025-10-24T19:07:00Z">
        <w:r w:rsidRPr="00150A35" w:rsidDel="008D40B8">
          <w:rPr>
            <w:rFonts w:ascii="Times New Roman" w:hAnsi="Times New Roman" w:cs="Times New Roman"/>
          </w:rPr>
          <w:delText>carpets</w:delText>
        </w:r>
      </w:del>
      <w:ins w:id="210" w:author="Sullivan, Lauren" w:date="2025-10-24T15:07:00Z" w16du:dateUtc="2025-10-24T19:07:00Z">
        <w:r w:rsidR="008D40B8">
          <w:rPr>
            <w:rFonts w:ascii="Times New Roman" w:hAnsi="Times New Roman" w:cs="Times New Roman"/>
          </w:rPr>
          <w:t>traps</w:t>
        </w:r>
      </w:ins>
      <w:r w:rsidRPr="00150A35">
        <w:rPr>
          <w:rFonts w:ascii="Times New Roman" w:hAnsi="Times New Roman" w:cs="Times New Roman"/>
        </w:rPr>
        <w:t>. The potential to germinate ‘unknowns’ is, in our view, a key advantage of artificial grass traps, given unknowns are extremely likely in seed rain studies</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{"citationID":"jW2metDc","properties":{"formattedCitation":"(Wynne et al., 2024)","plainCitation":"(Wynne et al., 2024)","noteIndex":0},"citationItems":[{"id":7134,"uris":["http://zotero.org/users/13713228/items/2XZCQZ5Q"],"itemData":{"id":7134,"type":"article-journal","abstract":"Abstract\n            \n              \n                \n                  Seed rain is an influential process related to plant community diversity, composition and regeneration. However, knowledge of seed rain patterns is limited to those observed in forests and late‐assembling grasslands, which might not reflect early assembling communities such as newly restored grasslands. Resolving this gap in our understanding provides further insight into the role of seed dispersal.\n                \n                \n                  Here, we measured seed rain in a remnant tallgrass prairie, which was the site of the foundational grassland seed rain study in 1978, and a nearby chronosequence of tallgrass prairie restorations. We sought to determine how the quantity, seed mass traits, timing, diversity and composition of seed rain changed (1) long‐term and (2) during community assembly. To do so, we deployed artificial turf grass seed traps into 2‐year‐old, 5–6‐year‐old and 15‐year‐old restored prairies and the remnant prairie, replacing traps every 2 weeks from May to December 2019.\n                \n                \n                  We captured over twice the density and richness of seed rain in the remnant prairie in 2019 compared to 1978. We also found that seed rain patterns changed as prairies aged, with each prairie possessing a distinct community of dispersing species. Significantly more seeds, seed biomass, and species were captured in the youngest restored prairie. However, seed mass traits were similar in all prairies. Except for composition, all other seed rain metrics in the oldest restoration were eventually comparable to the remnant prairie.\n                \n                \n                  \n                    Synthesis and applications\n                    : Our results revealed that grasslands, notably young prairies, produce larger quantities of seed rain than previously known (124,806 seeds m\n                    −2\n                    year\n                    −1\n                    , 97.24 g m\n                    −2\n                     year\n                    −1\n                    ), and seed input in all sampled prairies far exceeded restoration broadcast seeding densities. We further found that decreases in seed rain quantity across the chronosequence did not correspond with increases in seed mass, suggesting a lack of trade‐offs between these metrics. Furthermore, tallgrass prairie restorations have not replicated the composition of seed rain seen in remnant systems. Increasing restoration seeding rates of desirable species may be needed to meet composition goals since current rates may not compete with the propagule pressure of undesirable species found in newly restored prairies.","container-title":"Journal of Applied Ecology","DOI":"10.1111/1365-2664.14806","ISSN":"0021-8901, 1365-2664","issue":"12","journalAbbreviation":"Journal of Applied Ecology","language":"en","page":"3017-3027","source":"DOI.org (Crossref)","title":"Quantifying seed rain patterns in a remnant and a chronosequence of restored tallgrass prairies in north central Missouri","volume":"61","author":[{"family":"Wynne","given":"K. Carter"},{"family":"Parker‐Smith","given":"Maya J."},{"family":"Murdock","given":"Erica M."},{"family":"Sullivan","given":"Lauren L."}],"issued":{"date-parts":[["2024",12]]}}}],"schema":"https://github.com/citation-style-language/schema/raw/master/csl-citation.json"}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(Wynne et al., 2024)</w:t>
      </w:r>
      <w:r w:rsidR="004655DC">
        <w:rPr>
          <w:rFonts w:ascii="Times New Roman" w:hAnsi="Times New Roman" w:cs="Times New Roman"/>
        </w:rPr>
        <w:fldChar w:fldCharType="end"/>
      </w:r>
      <w:r w:rsidRPr="00150A35">
        <w:rPr>
          <w:rFonts w:ascii="Times New Roman" w:hAnsi="Times New Roman" w:cs="Times New Roman"/>
        </w:rPr>
        <w:t>. Finally, the timing of sticky traps is extremely important for their effectiveness. Sticky traps no longer capture seeds effectively once they have been frozen</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{"citationID":"SVm2sFSD","properties":{"formattedCitation":"(Ulf Molau, 1996)","plainCitation":"(Ulf Molau, 1996)","noteIndex":0},"citationItems":[{"id":5592,"uris":["http://zotero.org/users/13713228/items/7MHKR2XA"],"itemData":{"id":5592,"type":"chapter","container-title":"ITEX Manual","note":"Citation Key: UlfMolau1996","page":"42","title":"Seed rain monitoring at ITEX sites","author":[{"literal":"Ulf Molau"}],"editor":[{"family":"Molau","given":"U."},{"family":"Molgaard","given":"P."}],"issued":{"date-parts":[["1996"]]}}}],"schema":"https://github.com/citation-style-language/schema/raw/master/csl-citation.json"}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(Ulf Molau, 1996)</w:t>
      </w:r>
      <w:r w:rsidR="004655DC">
        <w:rPr>
          <w:rFonts w:ascii="Times New Roman" w:hAnsi="Times New Roman" w:cs="Times New Roman"/>
        </w:rPr>
        <w:fldChar w:fldCharType="end"/>
      </w:r>
      <w:r w:rsidRPr="00150A35">
        <w:rPr>
          <w:rFonts w:ascii="Times New Roman" w:hAnsi="Times New Roman" w:cs="Times New Roman"/>
        </w:rPr>
        <w:t>, which makes post-frost seed rain collection impossible despite many temperate seeds dispersing late in the growing season or under snowy conditions</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{"citationID":"9tfojifE","properties":{"formattedCitation":"(Rabinowitz and Rapp, 1980; Molau and Larsson, 2000)","plainCitation":"(Rabinowitz and Rapp, 1980; Molau and Larsson, 2000)","noteIndex":0},"citationItems":[{"id":993,"uris":["http://zotero.org/users/13713228/items/MZ8KH6YY"],"itemData":{"id":993,"type":"article-journal","container-title":"Journal of Applied Ecology","note":"Citation Key: Rabinowitz1980","page":"793-802","title":"Seed rain in a North American tall grass prairie","volume":"17","author":[{"family":"Rabinowitz","given":"Deborah"},{"family":"Rapp","given":"Jody K"}],"issued":{"date-parts":[["1980"]]}}},{"id":5036,"uris":["http://zotero.org/users/13713228/items/343B3VFQ"],"itemData":{"id":5036,"type":"article-journal","abstract":"We studied the seed flux, including seed rain and seed bank (germinable and total), at twelve sites along an altitudinal gradient in the Abisko area in northernmost Swedish Lapland during a period of 3 years with contrasting summer climates. The study sites were evenly spaced in altitude from the timberline at 700 m above sea level to the highest peaks in the area (1560 m). A subalpine birch forest site was included for comparison. Each site was equipped with seed traps, replaced and emptied directly upon snow-melt each summer. Soil samples for seed bank assessment were taken at all sites, and inventories of the vascular plant flora were carried out in the 10 m radius neighborhood of the traps. The results revealed high variation among years with regard to seed rain and its partitioning over various functional types of plants. Even though most of the seed rain could be attributed to species present in the plant community of the trap sites themselves, some more long-distance dispersal takes place every year. A number of extrazonal recoveries are reported, often several hundred m above the distributional limit of the species. Even though seed number and species diversity declined rapidly from seed rain over total seed bank to germinable seed bank, the correlation among all three aspects of the seed pool was high. The dominant species in the seed flux at moderate altitudes, Empetrum hermaphroditum Hagerup, has a persistent seed bank with an average turnover of more than 200 years.","container-title":"Canadian Journal of Botany","DOI":"10.1139/cjb-78-6-728","ISSN":"14803305","issue":"6","note":"Citation Key: Molau2000\nISBN: 0008-4026","page":"728-747","title":"Seed rain and seed bank along an alpine altitudinal gradient in Swedish Lapland","volume":"78","author":[{"family":"Molau","given":"Ulf"},{"family":"Larsson","given":"Eva-Lena"}],"issued":{"date-parts":[["2000"]]}}}],"schema":"https://github.com/citation-style-language/schema/raw/master/csl-citation.json"} </w:instrText>
      </w:r>
      <w:r w:rsidR="004655DC">
        <w:rPr>
          <w:rFonts w:ascii="Times New Roman" w:hAnsi="Times New Roman" w:cs="Times New Roman"/>
        </w:rPr>
        <w:fldChar w:fldCharType="separate"/>
      </w:r>
      <w:r w:rsidR="004655DC">
        <w:rPr>
          <w:rFonts w:ascii="Times New Roman" w:hAnsi="Times New Roman" w:cs="Times New Roman"/>
          <w:noProof/>
        </w:rPr>
        <w:t>(Rabinowitz and Rapp, 1980; Molau and Larsson, 2000)</w:t>
      </w:r>
      <w:r w:rsidR="004655DC">
        <w:rPr>
          <w:rFonts w:ascii="Times New Roman" w:hAnsi="Times New Roman" w:cs="Times New Roman"/>
        </w:rPr>
        <w:fldChar w:fldCharType="end"/>
      </w:r>
      <w:r w:rsidRPr="00150A35">
        <w:rPr>
          <w:rFonts w:ascii="Times New Roman" w:hAnsi="Times New Roman" w:cs="Times New Roman"/>
        </w:rPr>
        <w:t>. In addition, our results from the Missouri site clearly show that sticky traps work best when they are in the field for short periods of time, or else debris collects on the trap and hinders seed capture and recovery (</w:t>
      </w:r>
      <w:del w:id="211" w:author="Sullivan, Lauren" w:date="2025-10-27T15:44:00Z" w16du:dateUtc="2025-10-27T19:44:00Z">
        <w:r w:rsidRPr="00150A35" w:rsidDel="000E0091">
          <w:rPr>
            <w:rFonts w:ascii="Times New Roman" w:hAnsi="Times New Roman" w:cs="Times New Roman"/>
          </w:rPr>
          <w:delText>Fig. 4</w:delText>
        </w:r>
      </w:del>
      <w:ins w:id="212" w:author="Sullivan, Lauren" w:date="2025-10-27T15:44:00Z" w16du:dateUtc="2025-10-27T19:44:00Z">
        <w:r w:rsidR="000E0091">
          <w:rPr>
            <w:rFonts w:ascii="Times New Roman" w:hAnsi="Times New Roman" w:cs="Times New Roman"/>
          </w:rPr>
          <w:t>Fig. 5</w:t>
        </w:r>
      </w:ins>
      <w:r w:rsidRPr="00150A35">
        <w:rPr>
          <w:rFonts w:ascii="Times New Roman" w:hAnsi="Times New Roman" w:cs="Times New Roman"/>
        </w:rPr>
        <w:t xml:space="preserve">). This is in comparison to artificial grass traps that continue to effectively collect and store seeds regardless of time or temperature. </w:t>
      </w:r>
      <w:del w:id="213" w:author="Sullivan, Lauren" w:date="2025-10-24T14:55:00Z" w16du:dateUtc="2025-10-24T18:55:00Z">
        <w:r w:rsidRPr="00150A35" w:rsidDel="001274E8">
          <w:rPr>
            <w:rFonts w:ascii="Times New Roman" w:hAnsi="Times New Roman" w:cs="Times New Roman"/>
          </w:rPr>
          <w:delText xml:space="preserve">Our work strongly supports the use of artificial grass traps as a primary method to measure seed rain in grasslands because these traps improve the ease of identifying unknown seeds, and can successfully recover seeds under many different site conditions and time-scales. </w:delText>
        </w:r>
      </w:del>
    </w:p>
    <w:p w14:paraId="1BC288F6" w14:textId="158AE97E" w:rsidR="00097897" w:rsidRPr="00150A35" w:rsidRDefault="003D29FB" w:rsidP="004655DC">
      <w:pPr>
        <w:spacing w:after="0"/>
        <w:ind w:left="-5" w:right="281" w:firstLine="725"/>
        <w:rPr>
          <w:rFonts w:ascii="Times New Roman" w:hAnsi="Times New Roman" w:cs="Times New Roman"/>
        </w:rPr>
      </w:pPr>
      <w:r w:rsidRPr="00150A35">
        <w:rPr>
          <w:rFonts w:ascii="Times New Roman" w:hAnsi="Times New Roman" w:cs="Times New Roman"/>
        </w:rPr>
        <w:t>Our results demonstrated that the relationship between seed mass and seed recovery changes with trap type (</w:t>
      </w:r>
      <w:del w:id="214" w:author="Sullivan, Lauren" w:date="2025-10-27T15:44:00Z" w16du:dateUtc="2025-10-27T19:44:00Z">
        <w:r w:rsidRPr="00150A35" w:rsidDel="000E0091">
          <w:rPr>
            <w:rFonts w:ascii="Times New Roman" w:hAnsi="Times New Roman" w:cs="Times New Roman"/>
          </w:rPr>
          <w:delText>Fig. 3</w:delText>
        </w:r>
      </w:del>
      <w:ins w:id="215" w:author="Sullivan, Lauren" w:date="2025-10-27T15:44:00Z" w16du:dateUtc="2025-10-27T19:44:00Z">
        <w:r w:rsidR="000E0091">
          <w:rPr>
            <w:rFonts w:ascii="Times New Roman" w:hAnsi="Times New Roman" w:cs="Times New Roman"/>
          </w:rPr>
          <w:t>Fig. 4</w:t>
        </w:r>
      </w:ins>
      <w:r w:rsidRPr="00150A35">
        <w:rPr>
          <w:rFonts w:ascii="Times New Roman" w:hAnsi="Times New Roman" w:cs="Times New Roman"/>
        </w:rPr>
        <w:t>). As seed size increases, we see a small decrease in the proportion of seeds recovered on sticky traps, but a large increase in the proportion of seeds recovered on artificial grass traps. This result likely arises from differences in the body size of the granivores consuming seeds from the traps. Broadly, there is a positive relationship between granivore body size and the size of seeds they consume</w:t>
      </w:r>
      <w:r w:rsidR="004655DC">
        <w:rPr>
          <w:rFonts w:ascii="Times New Roman" w:hAnsi="Times New Roman" w:cs="Times New Roman"/>
        </w:rPr>
        <w:t xml:space="preserve"> </w:t>
      </w:r>
      <w:r w:rsidR="004655DC">
        <w:rPr>
          <w:rFonts w:ascii="Times New Roman" w:hAnsi="Times New Roman" w:cs="Times New Roman"/>
        </w:rPr>
        <w:fldChar w:fldCharType="begin"/>
      </w:r>
      <w:r w:rsidR="004655DC">
        <w:rPr>
          <w:rFonts w:ascii="Times New Roman" w:hAnsi="Times New Roman" w:cs="Times New Roman"/>
        </w:rPr>
        <w:instrText xml:space="preserve"> ADDIN ZOTERO_ITEM CSL_CITATION {"citationID":"PvFs68KT","properties":{"formattedCitation":"(Mu\\uc0\\u241{}oz and Bonal, 2008)","plainCitation":"(Muñoz and Bonal, 2008)","noteIndex":0},"citationItems":[{"id":6906,"uris":["http://zotero.org/users/13713228/items/HHFLILRF"],"itemData":{"id":6906,"type":"article-journal","container-title":"Animal Behaviour","DOI":"10.1016/j.anbehav.2008.03.017","ISSN":"00033472","issue":"3","journalAbbreviation":"Animal Behaviour","language":"en","page":"709-715","source":"DOI.org (Crossref)","title":"Are you strong enough to carry that seed? Seed size/body size ratios influence seed choices by rodents","title-short":"Are you strong enough to carry that seed?","volume":"76","author":[{"family":"Muñoz","given":"Alberto"},{"family":"Bonal","given":"Raúl"}],"issued":{"date-parts":[["2008",9]]}}}],"schema":"https://github.com/citation-style-language/schema/raw/master/csl-citation.json"} </w:instrText>
      </w:r>
      <w:r w:rsidR="004655DC">
        <w:rPr>
          <w:rFonts w:ascii="Times New Roman" w:hAnsi="Times New Roman" w:cs="Times New Roman"/>
        </w:rPr>
        <w:fldChar w:fldCharType="separate"/>
      </w:r>
      <w:r w:rsidR="004655DC" w:rsidRPr="004655DC">
        <w:rPr>
          <w:rFonts w:ascii="Times New Roman" w:eastAsiaTheme="minorEastAsia" w:hAnsi="Times New Roman" w:cs="Times New Roman"/>
          <w:kern w:val="0"/>
        </w:rPr>
        <w:t>(Muñoz and Bonal, 2008)</w:t>
      </w:r>
      <w:r w:rsidR="004655DC">
        <w:rPr>
          <w:rFonts w:ascii="Times New Roman" w:hAnsi="Times New Roman" w:cs="Times New Roman"/>
        </w:rPr>
        <w:fldChar w:fldCharType="end"/>
      </w:r>
      <w:r w:rsidRPr="00150A35">
        <w:rPr>
          <w:rFonts w:ascii="Times New Roman" w:hAnsi="Times New Roman" w:cs="Times New Roman"/>
        </w:rPr>
        <w:t xml:space="preserve">, with smaller-bodied insect granivores tending to favor smaller seeds than larger-bodied small mammal </w:t>
      </w:r>
      <w:del w:id="216" w:author="Sullivan, Lauren" w:date="2025-10-08T11:13:00Z" w16du:dateUtc="2025-10-08T16:13:00Z">
        <w:r w:rsidRPr="00150A35" w:rsidDel="009F4B74">
          <w:rPr>
            <w:rFonts w:ascii="Times New Roman" w:hAnsi="Times New Roman" w:cs="Times New Roman"/>
          </w:rPr>
          <w:delText>granviores</w:delText>
        </w:r>
        <w:r w:rsidR="004655DC" w:rsidDel="009F4B74">
          <w:rPr>
            <w:rFonts w:ascii="Times New Roman" w:hAnsi="Times New Roman" w:cs="Times New Roman"/>
          </w:rPr>
          <w:delText xml:space="preserve"> </w:delText>
        </w:r>
      </w:del>
      <w:ins w:id="217" w:author="Sullivan, Lauren" w:date="2025-10-08T11:13:00Z" w16du:dateUtc="2025-10-08T16:13:00Z">
        <w:r w:rsidR="009F4B74">
          <w:rPr>
            <w:rFonts w:ascii="Times New Roman" w:hAnsi="Times New Roman" w:cs="Times New Roman"/>
          </w:rPr>
          <w:t xml:space="preserve">granivores </w:t>
        </w:r>
      </w:ins>
      <w:r w:rsidR="004655DC">
        <w:rPr>
          <w:rFonts w:ascii="Times New Roman" w:hAnsi="Times New Roman" w:cs="Times New Roman"/>
        </w:rPr>
        <w:fldChar w:fldCharType="begin"/>
      </w:r>
      <w:r w:rsidR="00D225B5">
        <w:rPr>
          <w:rFonts w:ascii="Times New Roman" w:hAnsi="Times New Roman" w:cs="Times New Roman"/>
        </w:rPr>
        <w:instrText xml:space="preserve"> ADDIN ZOTERO_ITEM CSL_CITATION {"citationID":"Y0DbdCzp","properties":{"formattedCitation":"(Rey et al., 2002; Radtke, 2011; Vaz Ferreira et al., 2011; Maron et al., 2012)","plainCitation":"(Rey et al., 2002; Radtke, 2011; Vaz Ferreira et al., 2011; Maron et al., 2012)","noteIndex":0},"citationItems":[{"id":6886,"uris":["http://zotero.org/users/13713228/items/824TX2W5"],"itemData":{"id":6886,"type":"article-journal","abstract":"Summary\n            \n              \n                \n                  Post‐dispersal predation of vertebrate‐dispersed seeds has received little attention in the Mediterranean region. We investigated the spatial variation in post‐dispersal seed predation of vertebrate‐dispersed plants and its potential implications for plant diversity in fleshy fruited plant communities of southern Spain.\n                \n                \n                  An experiment was conducted in forests and open scrubland at mid‐ and high elevations to explore: (a) the possibility of differential seed predation by rodents and granivorous ants; (b) the spatial variation, between and within habitats, in post‐dispersal seed predation and predator abundance; and (c) whether the spatial distribution of predation covaries among plant species.\n                \n                \n                  Rodents and granivorous ants proved to be important predators of vertebrate‐dispersed seeds, and showed significant variation in their preferences for different seed species. Granivorous ant preferences depended on seed size, as seeds heavier than 20 mg were hardly ever removed. Rodents were indifferent to seed size.\n                \n                \n                  \n                    Sites safe from predators were more frequent at mid‐elevations. In contrast to other temperate communities, successional status (open scrubland\n                    vs\n                    forest) did not determine the probability of predation, probably because ants are more important as seed predators in the early successional stages of Mediterranean habitats than in other temperate communities. The large‐scale variations in the occurrence of safe sites for the seeds depended on resource abundance rather than on predator abundance.\n                  \n                \n                \n                  We found a significant interaction in seed predation rates between microhabitat and seed species at mid‐elevations, but not in high‐elevation habitats, implying stronger covariance across plant species in the microhabitats adequate for recruitment (e.g. with lower predation risk) at high elevation. This pattern may contribute to the differential plant diversity at mid‐ and high elevations in Mediterranean fleshy fruited plant communities. Theoretical models predict that seed predators may contribute to the maintenance of species diversity if the spatial distribution of safe sites from predators is uncorrelated across plant species, as it was at mid‐elevations.","container-title":"Functional Ecology","DOI":"10.1046/j.1365-2435.2002.00680.x","ISSN":"0269-8463, 1365-2435","issue":"6","journalAbbreviation":"Functional Ecology","language":"en","license":"http://onlinelibrary.wiley.com/termsAndConditions#vor","page":"773-781","source":"DOI.org (Crossref)","title":"Spatial variation in ant and rodent post‐dispersal predation of vertebrate‐dispersed seeds","volume":"16","author":[{"family":"Rey","given":"P. J."},{"family":"Garrido","given":"J. L."},{"family":"Alcántara","given":"J. M."},{"family":"Ramírez","given":"J. M."},{"family":"Aguilera","given":"A."},{"family":"García","given":"L."},{"family":"Manzaneda","given":"A. J."},{"family":"Fernández","given":"R."}],"issued":{"date-parts":[["2002",12]]}}},{"id":7160,"uris":["http://zotero.org/users/13713228/items/REAU4DC5"],"itemData":{"id":7160,"type":"article-journal","abstract":"Although seed-size preference by granivores is relative to the sizes of seeds offered by researchers, preferences are often inappropriately discussed and interpreted as if they are for absolute seed sizes. Granivores often prefer relatively small seeds in forests and relatively large seeds in herbaceous communities, although the absolute size of preferred seeds in each is often similar. These results are consistent with predictions of optimal foraging theory. Researchers are encouraged to take heed of optimal foraging theory and both relative and absolute seed size when interpreting seed-size preferences.","container-title":"Seed Science Research","DOI":"10.1017/S0960258511000031","ISSN":"0960-2585, 1475-2735","issue":"2","journalAbbreviation":"Seed Sci. Res.","language":"en","license":"https://www.cambridge.org/core/terms","page":"81-83","source":"DOI.org (Crossref)","title":"Granivore seed-size preferences","volume":"21","author":[{"family":"Radtke","given":"Troy M."}],"issued":{"date-parts":[["2011",6]]}}},{"id":7175,"uris":["http://zotero.org/users/13713228/items/DJQVEHWW"],"itemData":{"id":7175,"type":"article-journal","abstract":"Despite the well‐documented impacts of consumers on seed abundance the link between seed predation and plant population dynamics remains poorly understood because experimental studies linking patterns of predation with seedling establishment are rare. We used experimental manipulations with six woody plant species to elucidate the effects of seed predator type, habitat, and plant species identity on rates of seed predation and seedling recruitment in the Neotropical savannas known as the Cerrado. We found that seed predation rates are consistently high across a diversity of local habitat types, with important inter‐habitat variation in seed predation for three of the six species used in our experiments. We also found that seed predation has a clear demographic signal – experimentally excluding predators resulted in higher rates of seedling establishment over the course of two seasons. Because the intensity of seed predation varied between species and habitats, it may play a role in structuring local patterns of plant abundance and community composition. Finally, our results lend support to the recent hypothesis that herbivores have major and underappreciated impacts in Neotropical savannas, and that top–down factors can influence the demography of plants in this extensive and biodiversity‐rich biome in previously unexplored ways.","container-title":"Oikos","DOI":"10.1111/j.1600-0706.2010.19052.x","ISSN":"0030-1299, 1600-0706","issue":"7","journalAbbreviation":"Oikos","language":"en","page":"1013-1022","source":"DOI.org (Crossref)","title":"Seed predators limit plant recruitment in Neotropical savannas","volume":"120","author":[{"family":"Vaz Ferreira","given":"Alana"},{"family":"Bruna","given":"Emilio M."},{"family":"Vasconcelos","given":"Heraldo L."}],"issued":{"date-parts":[["2011",7]]}}},{"id":7173,"uris":["http://zotero.org/users/13713228/items/E4L3CHM5"],"itemData":{"id":7173,"type":"article-journal","abstract":"Summary\n            \n              \n                \n                  Local plant community assembly is influenced by a series of filters that affect the recruitment and establishment of species. These filters include regional factors that limit seeds of any given species from reaching a local site as well as local interactions such as post‐dispersal seed predation and disturbance, which dictate what species actually establish. How these filters interact to influence recruitment into local assemblages, and whether they act differentially on individual species based on traits such as seed size or their provenance (i.e. native vs. exotic), has not been well examined. Such studies, however, are crucial for understanding community assembly and for making predictions about what species might be favoured under specific ecological circumstances.\n                \n                \n                  \n                    We added 20 native and 19 exotic species that varied in seed size to undisturbed or experimentally disturbed subplots in and out of larger rodent exclusion plots at ten grassland sites across the Blackfoot River drainage in western Montana,\n                    USA\n                    .\n                  \n                \n                \n                  Individually, exclusion of rodent seed predators and disturbance substantially increased cumulative (summed across all species) seedling recruitment. Exclusion of rodent seed predators enhanced recruitment to a greater extent in disturbed rather than undisturbed plots and for native species compared with exotics, while disturbance enhanced recruitment to a greater extent for exotics compared with natives. Examination of individual species responses indicated that results were generalizable across species within each group and not driven by the response of a few species.\n                \n                \n                  Seed size mediated these patterns. Notably, the positive effect of rodent exclusion on recruitment was greater for large‐ versus small‐seeded species, while the impact of disturbance on recruitment was more pronounced for small‐seeded exotics relative to other groups.\n                \n                \n                  \n                    Synthesis\n                    . These results reveal that local ‘filters’ such as post‐dispersal seed predation and disturbance can individually and collectively impose strong limitation on seedling recruitment into local assemblages. Seed size importantly predicts how strongly individual species are influenced by these local filters. Interestingly,\n                    in situ\n                    community filters have differential effects on native versus exotic species, suggesting that processes that limit native recruitment may not have the same inhibitory influence on exotics.","container-title":"Journal of Ecology","DOI":"10.1111/j.1365-2745.2012.02027.x","ISSN":"0022-0477, 1365-2745","issue":"6","journalAbbreviation":"Journal of Ecology","language":"en","license":"http://onlinelibrary.wiley.com/termsAndConditions#vor","page":"1492-1500","source":"DOI.org (Crossref)","title":"Seed size and provenance mediate the joint effects of disturbance and seed predation on community assembly","volume":"100","author":[{"family":"Maron","given":"John L."},{"family":"Pearson","given":"Dean E."},{"family":"Potter","given":"Teal"},{"family":"Ortega","given":"Yvette K."}],"editor":[{"family":"Rees","given":"Mark"}],"issued":{"date-parts":[["2012",11]]}}}],"schema":"https://github.com/citation-style-language/schema/raw/master/csl-citation.json"} </w:instrText>
      </w:r>
      <w:r w:rsidR="004655DC">
        <w:rPr>
          <w:rFonts w:ascii="Times New Roman" w:hAnsi="Times New Roman" w:cs="Times New Roman"/>
        </w:rPr>
        <w:fldChar w:fldCharType="separate"/>
      </w:r>
      <w:r w:rsidR="00D225B5">
        <w:rPr>
          <w:rFonts w:ascii="Times New Roman" w:hAnsi="Times New Roman" w:cs="Times New Roman"/>
          <w:noProof/>
        </w:rPr>
        <w:t>(Rey et al., 2002; Radtke, 2011; Vaz Ferreira et al., 2011; Maron et al., 2012)</w:t>
      </w:r>
      <w:r w:rsidR="004655DC">
        <w:rPr>
          <w:rFonts w:ascii="Times New Roman" w:hAnsi="Times New Roman" w:cs="Times New Roman"/>
        </w:rPr>
        <w:fldChar w:fldCharType="end"/>
      </w:r>
      <w:r w:rsidRPr="00150A35">
        <w:rPr>
          <w:rFonts w:ascii="Times New Roman" w:hAnsi="Times New Roman" w:cs="Times New Roman"/>
        </w:rPr>
        <w:t>. The loss of smaller seeds from the artificial grass traps likely reflects how well the Tangle-Trap</w:t>
      </w:r>
      <w:r w:rsidRPr="00150A35">
        <w:rPr>
          <w:rFonts w:ascii="Times New Roman" w:eastAsia="Calibri" w:hAnsi="Times New Roman" w:cs="Times New Roman"/>
          <w:sz w:val="18"/>
          <w:vertAlign w:val="superscript"/>
        </w:rPr>
        <w:t xml:space="preserve">® </w:t>
      </w:r>
      <w:r w:rsidRPr="00150A35">
        <w:rPr>
          <w:rFonts w:ascii="Times New Roman" w:hAnsi="Times New Roman" w:cs="Times New Roman"/>
        </w:rPr>
        <w:t xml:space="preserve">captures insects like ants that attempt to remove seeds from these </w:t>
      </w:r>
      <w:proofErr w:type="gramStart"/>
      <w:r w:rsidRPr="00150A35">
        <w:rPr>
          <w:rFonts w:ascii="Times New Roman" w:hAnsi="Times New Roman" w:cs="Times New Roman"/>
        </w:rPr>
        <w:t>traps, but</w:t>
      </w:r>
      <w:proofErr w:type="gramEnd"/>
      <w:r w:rsidRPr="00150A35">
        <w:rPr>
          <w:rFonts w:ascii="Times New Roman" w:hAnsi="Times New Roman" w:cs="Times New Roman"/>
        </w:rPr>
        <w:t xml:space="preserve"> instead become stuck to the surface of the </w:t>
      </w:r>
      <w:del w:id="218" w:author="Sullivan, Lauren" w:date="2025-10-24T14:57:00Z" w16du:dateUtc="2025-10-24T18:57:00Z">
        <w:r w:rsidRPr="00150A35" w:rsidDel="001274E8">
          <w:rPr>
            <w:rFonts w:ascii="Times New Roman" w:hAnsi="Times New Roman" w:cs="Times New Roman"/>
          </w:rPr>
          <w:delText xml:space="preserve">sticky </w:delText>
        </w:r>
      </w:del>
      <w:r w:rsidRPr="00150A35">
        <w:rPr>
          <w:rFonts w:ascii="Times New Roman" w:hAnsi="Times New Roman" w:cs="Times New Roman"/>
        </w:rPr>
        <w:t>trap (Fig. 1G). Therefore, more smaller seeds remain to be recaptured on the sticky traps because insect granivores are not removing them. Conversely, larger seeds ar</w:t>
      </w:r>
      <w:del w:id="219" w:author="Sullivan, Lauren" w:date="2025-10-08T11:13:00Z" w16du:dateUtc="2025-10-08T16:13:00Z">
        <w:r w:rsidRPr="00150A35" w:rsidDel="009F4B74">
          <w:rPr>
            <w:rFonts w:ascii="Times New Roman" w:hAnsi="Times New Roman" w:cs="Times New Roman"/>
          </w:rPr>
          <w:delText xml:space="preserve"> </w:delText>
        </w:r>
      </w:del>
      <w:r w:rsidRPr="00150A35">
        <w:rPr>
          <w:rFonts w:ascii="Times New Roman" w:hAnsi="Times New Roman" w:cs="Times New Roman"/>
        </w:rPr>
        <w:t>e</w:t>
      </w:r>
      <w:ins w:id="220" w:author="Sullivan, Lauren" w:date="2025-10-08T11:13:00Z" w16du:dateUtc="2025-10-08T16:13:00Z">
        <w:r w:rsidR="009F4B74">
          <w:rPr>
            <w:rFonts w:ascii="Times New Roman" w:hAnsi="Times New Roman" w:cs="Times New Roman"/>
          </w:rPr>
          <w:t xml:space="preserve"> </w:t>
        </w:r>
      </w:ins>
      <w:r w:rsidRPr="00150A35">
        <w:rPr>
          <w:rFonts w:ascii="Times New Roman" w:hAnsi="Times New Roman" w:cs="Times New Roman"/>
        </w:rPr>
        <w:t xml:space="preserve">more </w:t>
      </w:r>
      <w:r w:rsidRPr="00150A35">
        <w:rPr>
          <w:rFonts w:ascii="Times New Roman" w:hAnsi="Times New Roman" w:cs="Times New Roman"/>
        </w:rPr>
        <w:lastRenderedPageBreak/>
        <w:t xml:space="preserve">likely to be recovered on the artificial grass traps. Here, larger seeds are likely consumed by small </w:t>
      </w:r>
      <w:proofErr w:type="gramStart"/>
      <w:r w:rsidRPr="00150A35">
        <w:rPr>
          <w:rFonts w:ascii="Times New Roman" w:hAnsi="Times New Roman" w:cs="Times New Roman"/>
        </w:rPr>
        <w:t>mammals, and</w:t>
      </w:r>
      <w:proofErr w:type="gramEnd"/>
      <w:r w:rsidRPr="00150A35">
        <w:rPr>
          <w:rFonts w:ascii="Times New Roman" w:hAnsi="Times New Roman" w:cs="Times New Roman"/>
        </w:rPr>
        <w:t xml:space="preserve"> are likely easier to consume from sticky traps because they are fixed on the soil surface and not hidden among the strands of grass as they are in the artificial grass traps. This decrease in handling time could increase consumption rates of larger seeds from sticky traps. While the exact reason for why we find this interaction between trap type and seed mass should be further explored, this result underscores the importance of considering the difference in the results provided by the different trap methods. If the goal is to understand primary seed dispersal and to quantify the number and type of seeds that fall regardless of their fate, we encourage the use of sticky traps that are replaced very frequently (and of course considering all possible concerns listed above). However</w:t>
      </w:r>
      <w:ins w:id="221" w:author="Sullivan, Lauren" w:date="2025-10-24T14:58:00Z" w16du:dateUtc="2025-10-24T18:58:00Z">
        <w:r w:rsidR="001274E8">
          <w:rPr>
            <w:rFonts w:ascii="Times New Roman" w:hAnsi="Times New Roman" w:cs="Times New Roman"/>
          </w:rPr>
          <w:t>,</w:t>
        </w:r>
      </w:ins>
      <w:r w:rsidRPr="00150A35">
        <w:rPr>
          <w:rFonts w:ascii="Times New Roman" w:hAnsi="Times New Roman" w:cs="Times New Roman"/>
        </w:rPr>
        <w:t xml:space="preserve"> if the goal is to understand</w:t>
      </w:r>
      <w:del w:id="222" w:author="Sullivan, Lauren" w:date="2025-10-24T14:58:00Z" w16du:dateUtc="2025-10-24T18:58:00Z">
        <w:r w:rsidRPr="00150A35" w:rsidDel="001274E8">
          <w:rPr>
            <w:rFonts w:ascii="Times New Roman" w:hAnsi="Times New Roman" w:cs="Times New Roman"/>
          </w:rPr>
          <w:delText xml:space="preserve"> </w:delText>
        </w:r>
      </w:del>
      <w:ins w:id="223" w:author="Sullivan, Lauren" w:date="2025-10-24T14:58:00Z" w16du:dateUtc="2025-10-24T18:58:00Z">
        <w:r w:rsidR="001274E8">
          <w:rPr>
            <w:rFonts w:ascii="Times New Roman" w:hAnsi="Times New Roman" w:cs="Times New Roman"/>
          </w:rPr>
          <w:t xml:space="preserve"> </w:t>
        </w:r>
      </w:ins>
      <w:del w:id="224" w:author="Sullivan, Lauren" w:date="2025-10-24T14:58:00Z" w16du:dateUtc="2025-10-24T18:58:00Z">
        <w:r w:rsidRPr="00150A35" w:rsidDel="001274E8">
          <w:rPr>
            <w:rFonts w:ascii="Times New Roman" w:hAnsi="Times New Roman" w:cs="Times New Roman"/>
          </w:rPr>
          <w:delText>‘</w:delText>
        </w:r>
      </w:del>
      <w:r w:rsidRPr="00150A35">
        <w:rPr>
          <w:rFonts w:ascii="Times New Roman" w:hAnsi="Times New Roman" w:cs="Times New Roman"/>
        </w:rPr>
        <w:t>effective dispersal</w:t>
      </w:r>
      <w:del w:id="225" w:author="Sullivan, Lauren" w:date="2025-10-24T14:58:00Z" w16du:dateUtc="2025-10-24T18:58:00Z">
        <w:r w:rsidRPr="00150A35" w:rsidDel="001274E8">
          <w:rPr>
            <w:rFonts w:ascii="Times New Roman" w:hAnsi="Times New Roman" w:cs="Times New Roman"/>
          </w:rPr>
          <w:delText>’</w:delText>
        </w:r>
      </w:del>
      <w:r w:rsidRPr="00150A35">
        <w:rPr>
          <w:rFonts w:ascii="Times New Roman" w:hAnsi="Times New Roman" w:cs="Times New Roman"/>
        </w:rPr>
        <w:t xml:space="preserve">, which focuses more on which seeds remain in an area and are available to germinate and establish into the vegetative community, we encourage the use of artificial grass traps because they allow natural processes such as secondary dispersal and </w:t>
      </w:r>
      <w:proofErr w:type="spellStart"/>
      <w:r w:rsidRPr="00150A35">
        <w:rPr>
          <w:rFonts w:ascii="Times New Roman" w:hAnsi="Times New Roman" w:cs="Times New Roman"/>
        </w:rPr>
        <w:t>granivory</w:t>
      </w:r>
      <w:proofErr w:type="spellEnd"/>
      <w:r w:rsidRPr="00150A35">
        <w:rPr>
          <w:rFonts w:ascii="Times New Roman" w:hAnsi="Times New Roman" w:cs="Times New Roman"/>
        </w:rPr>
        <w:t xml:space="preserve"> to occur.</w:t>
      </w:r>
    </w:p>
    <w:p w14:paraId="110D164B" w14:textId="099FB2BF" w:rsidR="00097897" w:rsidRPr="00150A35" w:rsidRDefault="003D29FB" w:rsidP="00CF28F0">
      <w:pPr>
        <w:spacing w:after="447"/>
        <w:ind w:left="-5" w:right="182" w:firstLine="725"/>
        <w:rPr>
          <w:rFonts w:ascii="Times New Roman" w:hAnsi="Times New Roman" w:cs="Times New Roman"/>
        </w:rPr>
      </w:pPr>
      <w:r w:rsidRPr="00150A35">
        <w:rPr>
          <w:rFonts w:ascii="Times New Roman" w:hAnsi="Times New Roman" w:cs="Times New Roman"/>
        </w:rPr>
        <w:t xml:space="preserve">Here we present a methodological comparison between the seed recovery ability of artificial grass traps and sticky traps for measuring seed rain in grasslands. While we find both methods effectively recover seeds, </w:t>
      </w:r>
      <w:del w:id="226" w:author="Sullivan, Lauren" w:date="2025-10-24T14:58:00Z" w16du:dateUtc="2025-10-24T18:58:00Z">
        <w:r w:rsidRPr="00150A35" w:rsidDel="001274E8">
          <w:rPr>
            <w:rFonts w:ascii="Times New Roman" w:hAnsi="Times New Roman" w:cs="Times New Roman"/>
          </w:rPr>
          <w:delText>overall this comparison underscored that artificial grass traps are much simpler and less hassle to use</w:delText>
        </w:r>
      </w:del>
      <w:ins w:id="227" w:author="Sullivan, Lauren" w:date="2025-10-24T14:59:00Z" w16du:dateUtc="2025-10-24T18:59:00Z">
        <w:r w:rsidR="001274E8">
          <w:rPr>
            <w:rFonts w:ascii="Times New Roman" w:hAnsi="Times New Roman" w:cs="Times New Roman"/>
          </w:rPr>
          <w:t>the trap types each have their own pros and cons</w:t>
        </w:r>
      </w:ins>
      <w:r w:rsidRPr="00150A35">
        <w:rPr>
          <w:rFonts w:ascii="Times New Roman" w:hAnsi="Times New Roman" w:cs="Times New Roman"/>
        </w:rPr>
        <w:t>.</w:t>
      </w:r>
      <w:ins w:id="228" w:author="Sullivan, Lauren" w:date="2025-10-24T14:59:00Z" w16du:dateUtc="2025-10-24T18:59:00Z">
        <w:r w:rsidR="001274E8">
          <w:rPr>
            <w:rFonts w:ascii="Times New Roman" w:hAnsi="Times New Roman" w:cs="Times New Roman"/>
          </w:rPr>
          <w:t xml:space="preserve"> Sticky traps are a better measure of primary dispersal if they are replaced frequently.</w:t>
        </w:r>
      </w:ins>
      <w:r w:rsidRPr="00150A35">
        <w:rPr>
          <w:rFonts w:ascii="Times New Roman" w:hAnsi="Times New Roman" w:cs="Times New Roman"/>
        </w:rPr>
        <w:t xml:space="preserve"> Artificial grass traps are effective at seed recovery under a wider range of </w:t>
      </w:r>
      <w:ins w:id="229" w:author="Sullivan, Lauren" w:date="2025-10-08T11:17:00Z" w16du:dateUtc="2025-10-08T16:17:00Z">
        <w:r w:rsidR="0091487D">
          <w:rPr>
            <w:rFonts w:ascii="Times New Roman" w:hAnsi="Times New Roman" w:cs="Times New Roman"/>
          </w:rPr>
          <w:t xml:space="preserve">weather </w:t>
        </w:r>
      </w:ins>
      <w:r w:rsidRPr="00150A35">
        <w:rPr>
          <w:rFonts w:ascii="Times New Roman" w:hAnsi="Times New Roman" w:cs="Times New Roman"/>
        </w:rPr>
        <w:t>conditions</w:t>
      </w:r>
      <w:ins w:id="230" w:author="Sullivan, Lauren" w:date="2025-10-08T11:17:00Z" w16du:dateUtc="2025-10-08T16:17:00Z">
        <w:r w:rsidR="0091487D">
          <w:rPr>
            <w:rFonts w:ascii="Times New Roman" w:hAnsi="Times New Roman" w:cs="Times New Roman"/>
          </w:rPr>
          <w:t xml:space="preserve"> (e.g. can capture seeds post-frost)</w:t>
        </w:r>
      </w:ins>
      <w:r w:rsidRPr="00150A35">
        <w:rPr>
          <w:rFonts w:ascii="Times New Roman" w:hAnsi="Times New Roman" w:cs="Times New Roman"/>
        </w:rPr>
        <w:t>, and allow for future, downstream use of seeds once the traps have been removed from the field. This method will allow for coordinated understanding of seed rain across grasslands</w:t>
      </w:r>
      <w:r w:rsidR="00D225B5">
        <w:rPr>
          <w:rFonts w:ascii="Times New Roman" w:hAnsi="Times New Roman" w:cs="Times New Roman"/>
        </w:rPr>
        <w:t xml:space="preserve"> </w:t>
      </w:r>
      <w:r w:rsidR="00D225B5">
        <w:rPr>
          <w:rFonts w:ascii="Times New Roman" w:hAnsi="Times New Roman" w:cs="Times New Roman"/>
        </w:rPr>
        <w:fldChar w:fldCharType="begin"/>
      </w:r>
      <w:r w:rsidR="00D225B5">
        <w:rPr>
          <w:rFonts w:ascii="Times New Roman" w:hAnsi="Times New Roman" w:cs="Times New Roman"/>
        </w:rPr>
        <w:instrText xml:space="preserve"> ADDIN ZOTERO_ITEM CSL_CITATION {"citationID":"KxEJNlb2","properties":{"formattedCitation":"(Myers and Harms, 2009; Arruda et al., 2018)","plainCitation":"(Myers and Harms, 2009; Arruda et al., 2018)","noteIndex":0},"citationItems":[{"id":6271,"uris":["http://zotero.org/users/13713228/items/TFGAEZYZ"],"itemData":{"id":6271,"type":"article-journal","abstract":"Theoretical models predict that effects of dispersal on local biodiversity are influenced by the size and composition of the species pool, as well as ecological filters that limit local species membership. We tested these predictions by conducting a meta-analysis of 28 studies encompassing 62 experiments examining effects of propagule supply (seed arrival) on plant species richness under contrasting intensities of ecological filters (owing to disturbance and resource availability). Seed arrival increased local species richness in a wide range of communities (forest, grassland, montane, savanna, wetland), resulting in a positive mean effect size across experiments. Mean effect size was 70% higher in disturbed relative to undisturbed communities, suggesting that disturbance increases recruitment opportunities for immigrating species. In contrast, effect size was not significantly influenced by nutrient or water availability. Among seed-addition experiments, effect size was positively correlated with species and functional diversity within the pool of added seeds (species evenness and seed-size diversity), primarily in disturbed communities. Our analysis provides experimental support for the general hypothesis that species pools and local environmental heterogeneity interactively structure plant communities. We highlight empirical gaps that can be addressed by future experiments and discuss implications for community assembly, species coexistence, and the maintenance of biodiversity. © 2009 Blackwell Publishing Ltd/CNRS.","container-title":"Ecology Letters","DOI":"10.1111/j.1461-0248.2009.01373.x","ISSN":"1461023X","issue":"11","note":"PMID: 19723285","page":"1250-1260","title":"Seed arrival, ecological filters, and plant species richness: A meta-analysis","volume":"12","author":[{"family":"Myers","given":"Jonathan A."},{"family":"Harms","given":"Kyle E."}],"issued":{"date-parts":[["2009",11]]}}},{"id":6673,"uris":["http://zotero.org/users/13713228/items/9SKJ86UQ"],"itemData":{"id":6673,"type":"article-journal","abstract":"Seed rain, the number of seeds reaching an area, is a process that plays a key role in recruitment and regeneration in plant communities. A better understanding of seed rain dynamics is therefore a critical step for restoration practices. A wide variety of methods to study seed rain in grasslands are available, but there is little agreement to which is the most appropriate one. Here, we (1) assessed where, how, and why research on seed rain has been carried out; (2) examined how methodological design and results have been reported; and (3) provided guidelines for future research on seed rain in grasslands. We built a database of 185 papers from a systematic literature survey between 1980 and November 2016 and we found a remarkable unbalance of the numbers of studies between grassland types, which becomes even more dissimilar across global climatic ranges when the area covered by each grassland type is addressed. We also found a great disparity of methods and data being reported across studies. Despite recent progress in understanding seed rain dynamics, large knowledge gaps in important issues such as the role of native dispersers, method efficiency, and application of mechanistic models still persist. Finally, we propose guidelines for the implementation of minimum standardized methodology and data reporting, which will foster higher quality, transparency, reproducibility, and value of seed rain studies and grassland restoration.","container-title":"Restoration Ecology","DOI":"10.1111/rec.12686","ISSN":"1061-2971, 1526-100X","issue":"S2","journalAbbreviation":"Restoration Ecology","language":"en","source":"DOI.org (Crossref)","title":"How have we studied seed rain in grasslands and what do we need to improve for better restoration?","URL":"https://onlinelibrary.wiley.com/doi/10.1111/rec.12686","volume":"26","author":[{"family":"Arruda","given":"André J."},{"family":"Buisson","given":"Elise"},{"family":"Poschlod","given":"Peter"},{"family":"Silveira","given":"Fernando A. O."}],"accessed":{"date-parts":[["2024",7,8]]},"issued":{"date-parts":[["2018"]]}}}],"schema":"https://github.com/citation-style-language/schema/raw/master/csl-citation.json"} </w:instrText>
      </w:r>
      <w:r w:rsidR="00D225B5">
        <w:rPr>
          <w:rFonts w:ascii="Times New Roman" w:hAnsi="Times New Roman" w:cs="Times New Roman"/>
        </w:rPr>
        <w:fldChar w:fldCharType="separate"/>
      </w:r>
      <w:r w:rsidR="00D225B5">
        <w:rPr>
          <w:rFonts w:ascii="Times New Roman" w:hAnsi="Times New Roman" w:cs="Times New Roman"/>
          <w:noProof/>
        </w:rPr>
        <w:t>(Myers and Harms, 2009; Arruda et al., 2018)</w:t>
      </w:r>
      <w:r w:rsidR="00D225B5">
        <w:rPr>
          <w:rFonts w:ascii="Times New Roman" w:hAnsi="Times New Roman" w:cs="Times New Roman"/>
        </w:rPr>
        <w:fldChar w:fldCharType="end"/>
      </w:r>
      <w:r w:rsidRPr="00150A35">
        <w:rPr>
          <w:rFonts w:ascii="Times New Roman" w:hAnsi="Times New Roman" w:cs="Times New Roman"/>
        </w:rPr>
        <w:t>. Future seed rain studies will do well to consider the time they leave the traps out in the field, as seeds tend to be increasingly lost through time</w:t>
      </w:r>
      <w:ins w:id="231" w:author="Sullivan, Lauren" w:date="2025-10-08T11:18:00Z" w16du:dateUtc="2025-10-08T16:18:00Z">
        <w:r w:rsidR="0091487D">
          <w:rPr>
            <w:rFonts w:ascii="Times New Roman" w:hAnsi="Times New Roman" w:cs="Times New Roman"/>
          </w:rPr>
          <w:t xml:space="preserve"> </w:t>
        </w:r>
      </w:ins>
      <w:ins w:id="232" w:author="Sullivan, Lauren" w:date="2025-10-08T11:19:00Z" w16du:dateUtc="2025-10-08T16:19:00Z">
        <w:r w:rsidR="0091487D" w:rsidRPr="0091487D">
          <w:rPr>
            <w:rFonts w:ascii="Times New Roman" w:hAnsi="Times New Roman" w:cs="Times New Roman"/>
          </w:rPr>
          <w:t>(Fig. S1</w:t>
        </w:r>
        <w:r w:rsidR="0091487D">
          <w:rPr>
            <w:rFonts w:ascii="Times New Roman" w:hAnsi="Times New Roman" w:cs="Times New Roman"/>
          </w:rPr>
          <w:t>)</w:t>
        </w:r>
      </w:ins>
      <w:r w:rsidRPr="00150A35">
        <w:rPr>
          <w:rFonts w:ascii="Times New Roman" w:hAnsi="Times New Roman" w:cs="Times New Roman"/>
        </w:rPr>
        <w:t>. This seed loss is inevitable, and represents the fates of seeds on the soil surface</w:t>
      </w:r>
      <w:r w:rsidR="00D225B5">
        <w:rPr>
          <w:rFonts w:ascii="Times New Roman" w:hAnsi="Times New Roman" w:cs="Times New Roman"/>
        </w:rPr>
        <w:t xml:space="preserve"> </w:t>
      </w:r>
      <w:r w:rsidR="00D225B5">
        <w:rPr>
          <w:rFonts w:ascii="Times New Roman" w:hAnsi="Times New Roman" w:cs="Times New Roman"/>
        </w:rPr>
        <w:fldChar w:fldCharType="begin"/>
      </w:r>
      <w:r w:rsidR="00D225B5">
        <w:rPr>
          <w:rFonts w:ascii="Times New Roman" w:hAnsi="Times New Roman" w:cs="Times New Roman"/>
        </w:rPr>
        <w:instrText xml:space="preserve"> ADDIN ZOTERO_ITEM CSL_CITATION {"citationID":"mhBmW1Zv","properties":{"formattedCitation":"(Chambers and Macmahon, 1994; Forget et al., 2005)","plainCitation":"(Chambers and Macmahon, 1994; Forget et al., 2005)","noteIndex":0},"citationItems":[{"id":2362,"uris":["http://zotero.org/users/13713228/items/X9FBHU4D"],"itemData":{"id":2362,"type":"article-journal","container-title":"Annual Review of Ecology and Systematics","page":"263-292","title":"A day in the life of a seed: Movements and fates of seeds and their implications for natural and managed systems","volume":"25","author":[{"family":"Chambers","given":"J. C."},{"family":"Macmahon","given":"James A"}],"issued":{"date-parts":[["1994"]]}}},{"id":6062,"uris":["http://zotero.org/users/13713228/items/G6A7XCNL"],"itemData":{"id":6062,"type":"book","event-place":"Cambridge","note":"Citation Key: Forget2005","publisher":"CABI Publishing","publisher-place":"Cambridge","title":"Seed Fate: Predation, Dispersal and Seedling Establishment","editor":[{"family":"Forget","given":"P. M."},{"family":"Lambert","given":"J. E."},{"family":"Hulme","given":"P. E."},{"family":"Vander Wall","given":"S. B."}],"issued":{"date-parts":[["2005"]]}}}],"schema":"https://github.com/citation-style-language/schema/raw/master/csl-citation.json"} </w:instrText>
      </w:r>
      <w:r w:rsidR="00D225B5">
        <w:rPr>
          <w:rFonts w:ascii="Times New Roman" w:hAnsi="Times New Roman" w:cs="Times New Roman"/>
        </w:rPr>
        <w:fldChar w:fldCharType="separate"/>
      </w:r>
      <w:r w:rsidR="00D225B5">
        <w:rPr>
          <w:rFonts w:ascii="Times New Roman" w:hAnsi="Times New Roman" w:cs="Times New Roman"/>
          <w:noProof/>
        </w:rPr>
        <w:t>(Chambers and Macmahon, 1994; Forget et al., 2005)</w:t>
      </w:r>
      <w:r w:rsidR="00D225B5">
        <w:rPr>
          <w:rFonts w:ascii="Times New Roman" w:hAnsi="Times New Roman" w:cs="Times New Roman"/>
        </w:rPr>
        <w:fldChar w:fldCharType="end"/>
      </w:r>
      <w:r w:rsidRPr="00150A35">
        <w:rPr>
          <w:rFonts w:ascii="Times New Roman" w:hAnsi="Times New Roman" w:cs="Times New Roman"/>
        </w:rPr>
        <w:t>, as small mammals and insects consume many seeds in grasslands throughout the season</w:t>
      </w:r>
      <w:r w:rsidR="00D225B5">
        <w:rPr>
          <w:rFonts w:ascii="Times New Roman" w:hAnsi="Times New Roman" w:cs="Times New Roman"/>
        </w:rPr>
        <w:t xml:space="preserve"> </w:t>
      </w:r>
      <w:r w:rsidR="00D225B5">
        <w:rPr>
          <w:rFonts w:ascii="Times New Roman" w:hAnsi="Times New Roman" w:cs="Times New Roman"/>
        </w:rPr>
        <w:fldChar w:fldCharType="begin"/>
      </w:r>
      <w:r w:rsidR="00D225B5">
        <w:rPr>
          <w:rFonts w:ascii="Times New Roman" w:hAnsi="Times New Roman" w:cs="Times New Roman"/>
        </w:rPr>
        <w:instrText xml:space="preserve"> ADDIN ZOTERO_ITEM CSL_CITATION {"citationID":"CMtjgMPH","properties":{"formattedCitation":"(Howe et al., 2002; Peters, 2007; Kuli-R\\uc0\\u233{}v\\uc0\\u233{}sz et al., 2021)","plainCitation":"(Howe et al., 2002; Peters, 2007; Kuli-Révész et al., 2021)","noteIndex":0},"citationItems":[{"id":2398,"uris":["http://zotero.org/users/13713228/items/8B32YTCU"],"itemData":{"id":2398,"type":"article-journal","container-title":"Ecology Letters","DOI":"10.1046/j.1461-0248.2002.00276.x","note":"Citation Key: Howe2002","page":"30-36","title":"A rodent plague on prairie diversity","volume":"5","author":[{"family":"Howe","given":"H G"},{"family":"Brown","given":"J S"},{"family":"Zorn-Arnold","given":"B"}],"issued":{"date-parts":[["2002"]]}}},{"id":7168,"uris":["http://zotero.org/users/13713228/items/LKQYZP87"],"itemData":{"id":7168,"type":"article-journal","abstract":"Methods: Animal exclosures were used to examine the single and combined inﬂuences of these herbivores on annual grassland production, community composition, and plant size structure during the growing season of an intact annual grassland.\nResults: The removal and exclusion of the herbivores increased the prevalence of grasses relative to legumes and non-legume forbs; increased total production of above-ground plant biomass; and increased mean plant size and exacerbated size hierarchies in populations of Avena. The effect of both gastropods and small mammals, alone and in combination, was characterized by temporal oscillations in the relative dominance of grasses in plots with vs. without herbivores.\nConclusions: Both groups of herbivores are important controllers of California annual grassland that exert similar inﬂuences on production and composition. While other factors appear to determine the absolute number of individuals in this plant community, selective consumption of grasses by gastropods and small mammals partially offsets the competitive advantages associated with their early germination.","container-title":"Journal of Vegetation Science","DOI":"10.1111/j.1654-1103.2007.tb02528.x","ISSN":"1100-9233, 1654-1103","issue":"2","journalAbbreviation":"J Vegetation Science","language":"en","license":"http://onlinelibrary.wiley.com/termsAndConditions#vor","page":"175-182","source":"DOI.org (Crossref)","title":"The significance of small herbivores in structuring annual grassland","volume":"18","author":[{"family":"Peters","given":"Halton A."}],"issued":{"date-parts":[["2007",4]]}}},{"id":6918,"uris":["http://zotero.org/users/13713228/items/QX2F6L4P"],"itemData":{"id":6918,"type":"article-journal","abstract":"Habitat fragmentation threatens terrestrial arthropod biodiversity, and thereby also leads to alterations of ecosystem functioning and stability. Predation on insects and seeds by arthropods are two very important ecological functions because of their community-structuring effects. We addressed the effect of fragment connectivity, fragment size, and edge effect on insect and seed predation of arthropods. We studied 60 natural fragments of two grassland ecosystems in the same region (Hungarian Great Plain), 30 forest-steppes, and 30 burial mounds (kurgans). The size of fragments were in the range of 0.16–6.88 ha for forest-steppe and 0.01–0.44 ha for kurgan. We used 2400 sentinel arthropod preys (dummy caterpillars) and 4800 seeds in trays for the measurements. Attack marks on dummy caterpillars were used for predator identiﬁcation and calculation of insect predation rates. In the case of seeds, predation rates were calculated as the number of missing or damaged seeds per total number of exposed seeds. Increasing connectivity played a role only in generally small kurgans, with a negative effect on insect and seed predation rates in the edges. In contrast, fragment size moderated edge effects on insect and seed predation rates in generally large forest-steppes. The difference between edges and centres was more pronounced in small than in large fragments. Our study emphasizes the important role of landscape and fragment-scale factors interacting with edge effect in shaping ecosystem functions in natural grassland fragments of modiﬁed landscapes. Managing functional landscapes to optimize the assessment of ecosystem functions and services needs a multispatial scale approach.","container-title":"Forests","DOI":"10.3390/f12010054","ISSN":"1999-4907","issue":"1","journalAbbreviation":"Forests","language":"en","license":"https://creativecommons.org/licenses/by/4.0/","page":"54","source":"DOI.org (Crossref)","title":"Smaller and Isolated Grassland Fragments Are Exposed to Stronger Seed and Insect Predation in Habitat Edges","volume":"12","author":[{"family":"Kuli-Révész","given":"Kitti"},{"family":"Korányi","given":"Dávid"},{"family":"Lakatos","given":"Tamás"},{"family":"Szabó","given":"Ágota Réka"},{"family":"Batáry","given":"Péter"},{"family":"Gallé","given":"Róbert"}],"issued":{"date-parts":[["2021",1,2]]}}}],"schema":"https://github.com/citation-style-language/schema/raw/master/csl-citation.json"} </w:instrText>
      </w:r>
      <w:r w:rsidR="00D225B5">
        <w:rPr>
          <w:rFonts w:ascii="Times New Roman" w:hAnsi="Times New Roman" w:cs="Times New Roman"/>
        </w:rPr>
        <w:fldChar w:fldCharType="separate"/>
      </w:r>
      <w:r w:rsidR="00D225B5" w:rsidRPr="00D225B5">
        <w:rPr>
          <w:rFonts w:ascii="Times New Roman" w:eastAsiaTheme="minorEastAsia" w:hAnsi="Times New Roman" w:cs="Times New Roman"/>
          <w:kern w:val="0"/>
        </w:rPr>
        <w:t>(Howe et al., 2002; Peters, 2007; Kuli-Révész et al., 2021)</w:t>
      </w:r>
      <w:r w:rsidR="00D225B5">
        <w:rPr>
          <w:rFonts w:ascii="Times New Roman" w:hAnsi="Times New Roman" w:cs="Times New Roman"/>
        </w:rPr>
        <w:fldChar w:fldCharType="end"/>
      </w:r>
      <w:r w:rsidRPr="00150A35">
        <w:rPr>
          <w:rFonts w:ascii="Times New Roman" w:hAnsi="Times New Roman" w:cs="Times New Roman"/>
        </w:rPr>
        <w:t>.</w:t>
      </w:r>
      <w:ins w:id="233" w:author="Sullivan, Lauren" w:date="2025-10-24T15:11:00Z" w16du:dateUtc="2025-10-24T19:11:00Z">
        <w:r w:rsidR="00A3705B">
          <w:rPr>
            <w:rFonts w:ascii="Times New Roman" w:hAnsi="Times New Roman" w:cs="Times New Roman"/>
          </w:rPr>
          <w:t xml:space="preserve"> </w:t>
        </w:r>
      </w:ins>
      <w:ins w:id="234" w:author="Sullivan, Lauren" w:date="2025-10-24T15:12:00Z" w16du:dateUtc="2025-10-24T19:12:00Z">
        <w:r w:rsidR="00A3705B">
          <w:rPr>
            <w:rFonts w:ascii="Times New Roman" w:hAnsi="Times New Roman" w:cs="Times New Roman"/>
          </w:rPr>
          <w:t xml:space="preserve">Deciding how often to replace seed rain traps can often be dictated by person-power </w:t>
        </w:r>
        <w:r w:rsidR="00A3705B">
          <w:rPr>
            <w:rFonts w:ascii="Times New Roman" w:hAnsi="Times New Roman" w:cs="Times New Roman"/>
          </w:rPr>
          <w:lastRenderedPageBreak/>
          <w:t>and ability to get to field sites.  Therefore</w:t>
        </w:r>
      </w:ins>
      <w:ins w:id="235" w:author="Sullivan, Lauren" w:date="2025-10-24T15:13:00Z" w16du:dateUtc="2025-10-24T19:13:00Z">
        <w:r w:rsidR="00A3705B">
          <w:rPr>
            <w:rFonts w:ascii="Times New Roman" w:hAnsi="Times New Roman" w:cs="Times New Roman"/>
          </w:rPr>
          <w:t>,</w:t>
        </w:r>
      </w:ins>
      <w:ins w:id="236" w:author="Sullivan, Lauren" w:date="2025-10-24T15:12:00Z" w16du:dateUtc="2025-10-24T19:12:00Z">
        <w:r w:rsidR="00A3705B">
          <w:rPr>
            <w:rFonts w:ascii="Times New Roman" w:hAnsi="Times New Roman" w:cs="Times New Roman"/>
          </w:rPr>
          <w:t xml:space="preserve"> we suggest replacing traps at a rate that is feasible and</w:t>
        </w:r>
      </w:ins>
      <w:ins w:id="237" w:author="Sullivan, Lauren" w:date="2025-10-27T14:57:00Z" w16du:dateUtc="2025-10-27T18:57:00Z">
        <w:r w:rsidR="00CF28F0">
          <w:rPr>
            <w:rFonts w:ascii="Times New Roman" w:hAnsi="Times New Roman" w:cs="Times New Roman"/>
          </w:rPr>
          <w:t xml:space="preserve"> </w:t>
        </w:r>
      </w:ins>
      <w:ins w:id="238" w:author="Sullivan, Lauren" w:date="2025-10-24T15:12:00Z" w16du:dateUtc="2025-10-24T19:12:00Z">
        <w:r w:rsidR="00A3705B">
          <w:rPr>
            <w:rFonts w:ascii="Times New Roman" w:hAnsi="Times New Roman" w:cs="Times New Roman"/>
          </w:rPr>
          <w:t>interpreting results with caution given seeds are lo</w:t>
        </w:r>
      </w:ins>
      <w:ins w:id="239" w:author="Sullivan, Lauren" w:date="2025-10-24T15:13:00Z" w16du:dateUtc="2025-10-24T19:13:00Z">
        <w:r w:rsidR="00A3705B">
          <w:rPr>
            <w:rFonts w:ascii="Times New Roman" w:hAnsi="Times New Roman" w:cs="Times New Roman"/>
          </w:rPr>
          <w:t>st through time on all trap types.</w:t>
        </w:r>
      </w:ins>
    </w:p>
    <w:p w14:paraId="3E1CF551" w14:textId="77777777"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Acknowledgements</w:t>
      </w:r>
    </w:p>
    <w:p w14:paraId="77FBF57F" w14:textId="6F6F27F7" w:rsidR="00097897" w:rsidRPr="00150A35" w:rsidRDefault="003D29FB">
      <w:pPr>
        <w:ind w:left="-5" w:right="182"/>
        <w:rPr>
          <w:rFonts w:ascii="Times New Roman" w:hAnsi="Times New Roman" w:cs="Times New Roman"/>
        </w:rPr>
      </w:pPr>
      <w:r w:rsidRPr="00150A35">
        <w:rPr>
          <w:rFonts w:ascii="Times New Roman" w:hAnsi="Times New Roman" w:cs="Times New Roman"/>
        </w:rPr>
        <w:t>The authors thank Maya Parker-Smith and Kate Wynne for help with data collection, Frank Baker for seed photography, Jennifer Shoemaker for access to the CO site, the University of Missouri Division of Biological Sciences for access to the MO site, and the HALT writing group for accountability. LGS was supported by The James S. McDonnell Foundation grant #220020513, LGS and MHD were supported by NSF grant #2019528</w:t>
      </w:r>
      <w:ins w:id="240" w:author="Sullivan, Lauren" w:date="2025-10-24T14:52:00Z" w16du:dateUtc="2025-10-24T18:52:00Z">
        <w:r w:rsidR="00504281">
          <w:rPr>
            <w:rFonts w:ascii="Times New Roman" w:hAnsi="Times New Roman" w:cs="Times New Roman"/>
          </w:rPr>
          <w:t>, LLS</w:t>
        </w:r>
      </w:ins>
      <w:ins w:id="241" w:author="Sullivan, Lauren" w:date="2025-10-24T14:54:00Z" w16du:dateUtc="2025-10-24T18:54:00Z">
        <w:r w:rsidR="00504281">
          <w:rPr>
            <w:rFonts w:ascii="Times New Roman" w:hAnsi="Times New Roman" w:cs="Times New Roman"/>
          </w:rPr>
          <w:t xml:space="preserve"> and LMK</w:t>
        </w:r>
      </w:ins>
      <w:ins w:id="242" w:author="Sullivan, Lauren" w:date="2025-10-24T14:52:00Z" w16du:dateUtc="2025-10-24T18:52:00Z">
        <w:r w:rsidR="00504281">
          <w:rPr>
            <w:rFonts w:ascii="Times New Roman" w:hAnsi="Times New Roman" w:cs="Times New Roman"/>
          </w:rPr>
          <w:t xml:space="preserve"> </w:t>
        </w:r>
      </w:ins>
      <w:ins w:id="243" w:author="Sullivan, Lauren" w:date="2025-10-24T14:54:00Z" w16du:dateUtc="2025-10-24T18:54:00Z">
        <w:r w:rsidR="00504281">
          <w:rPr>
            <w:rFonts w:ascii="Times New Roman" w:hAnsi="Times New Roman" w:cs="Times New Roman"/>
          </w:rPr>
          <w:t>were</w:t>
        </w:r>
      </w:ins>
      <w:ins w:id="244" w:author="Sullivan, Lauren" w:date="2025-10-24T14:52:00Z" w16du:dateUtc="2025-10-24T18:52:00Z">
        <w:r w:rsidR="00504281">
          <w:rPr>
            <w:rFonts w:ascii="Times New Roman" w:hAnsi="Times New Roman" w:cs="Times New Roman"/>
          </w:rPr>
          <w:t xml:space="preserve"> supported by NSF grant #</w:t>
        </w:r>
      </w:ins>
      <w:ins w:id="245" w:author="Sullivan, Lauren" w:date="2025-10-24T14:54:00Z" w16du:dateUtc="2025-10-24T18:54:00Z">
        <w:r w:rsidR="00504281">
          <w:rPr>
            <w:rFonts w:ascii="Times New Roman" w:hAnsi="Times New Roman" w:cs="Times New Roman"/>
          </w:rPr>
          <w:t>2441141</w:t>
        </w:r>
      </w:ins>
      <w:r w:rsidRPr="00150A35">
        <w:rPr>
          <w:rFonts w:ascii="Times New Roman" w:hAnsi="Times New Roman" w:cs="Times New Roman"/>
        </w:rPr>
        <w:t>.</w:t>
      </w:r>
    </w:p>
    <w:p w14:paraId="1805F782" w14:textId="77777777"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Author Contributions</w:t>
      </w:r>
    </w:p>
    <w:p w14:paraId="37F4FF22" w14:textId="77777777" w:rsidR="00097897" w:rsidRPr="00150A35" w:rsidRDefault="003D29FB">
      <w:pPr>
        <w:spacing w:after="437"/>
        <w:ind w:left="-5" w:right="182"/>
        <w:rPr>
          <w:rFonts w:ascii="Times New Roman" w:hAnsi="Times New Roman" w:cs="Times New Roman"/>
        </w:rPr>
      </w:pPr>
      <w:r w:rsidRPr="00150A35">
        <w:rPr>
          <w:rFonts w:ascii="Times New Roman" w:hAnsi="Times New Roman" w:cs="Times New Roman"/>
        </w:rPr>
        <w:t>LLS and LGS designed and implemented experiment, conducted statistical analysis, and wrote the manuscript, all authors helped with data collection and manuscript editing.</w:t>
      </w:r>
    </w:p>
    <w:p w14:paraId="4CEC8B13" w14:textId="77777777" w:rsidR="00097897" w:rsidRPr="00150A35" w:rsidRDefault="003D29FB">
      <w:pPr>
        <w:pStyle w:val="Heading2"/>
        <w:ind w:left="-5"/>
        <w:rPr>
          <w:rFonts w:ascii="Times New Roman" w:hAnsi="Times New Roman" w:cs="Times New Roman"/>
        </w:rPr>
      </w:pPr>
      <w:r w:rsidRPr="00150A35">
        <w:rPr>
          <w:rFonts w:ascii="Times New Roman" w:hAnsi="Times New Roman" w:cs="Times New Roman"/>
        </w:rPr>
        <w:t>Data Availability</w:t>
      </w:r>
    </w:p>
    <w:p w14:paraId="29A03BEF" w14:textId="171044AA" w:rsidR="00097897" w:rsidRPr="00150A35" w:rsidDel="003010EF" w:rsidRDefault="003D29FB" w:rsidP="003010EF">
      <w:pPr>
        <w:spacing w:line="259" w:lineRule="auto"/>
        <w:ind w:left="-5"/>
        <w:rPr>
          <w:del w:id="246" w:author="Sullivan, Lauren" w:date="2025-10-08T11:25:00Z" w16du:dateUtc="2025-10-08T16:25:00Z"/>
          <w:rFonts w:ascii="Times New Roman" w:hAnsi="Times New Roman" w:cs="Times New Roman"/>
        </w:rPr>
      </w:pPr>
      <w:r w:rsidRPr="00150A35">
        <w:rPr>
          <w:rFonts w:ascii="Times New Roman" w:hAnsi="Times New Roman" w:cs="Times New Roman"/>
        </w:rPr>
        <w:t xml:space="preserve">Code and data for analysis and figure generation can be found at </w:t>
      </w:r>
      <w:proofErr w:type="spellStart"/>
      <w:r w:rsidRPr="00150A35">
        <w:rPr>
          <w:rFonts w:ascii="Times New Roman" w:hAnsi="Times New Roman" w:cs="Times New Roman"/>
        </w:rPr>
        <w:t>Github</w:t>
      </w:r>
      <w:proofErr w:type="spellEnd"/>
      <w:r w:rsidRPr="00150A35">
        <w:rPr>
          <w:rFonts w:ascii="Times New Roman" w:hAnsi="Times New Roman" w:cs="Times New Roman"/>
        </w:rPr>
        <w:t xml:space="preserve"> (</w:t>
      </w:r>
      <w:ins w:id="247" w:author="Sullivan, Lauren" w:date="2025-10-08T11:25:00Z" w16du:dateUtc="2025-10-08T16:25:00Z">
        <w:r w:rsidR="003010EF" w:rsidRPr="003010EF">
          <w:rPr>
            <w:rFonts w:ascii="Times New Roman" w:hAnsi="Times New Roman" w:cs="Times New Roman"/>
          </w:rPr>
          <w:t>https://github.com/Sullivan-Lab/project_CarpetMethods</w:t>
        </w:r>
      </w:ins>
      <w:del w:id="248" w:author="Sullivan, Lauren" w:date="2025-10-08T11:25:00Z" w16du:dateUtc="2025-10-08T16:25:00Z">
        <w:r w:rsidR="00097897" w:rsidDel="003010EF">
          <w:fldChar w:fldCharType="begin"/>
        </w:r>
        <w:r w:rsidR="00097897" w:rsidDel="003010EF">
          <w:delInstrText>HYPERLINK "https://github.com/Sullivan-Lab/project$_$CarpetMethods" \h</w:delInstrText>
        </w:r>
        <w:r w:rsidR="00097897" w:rsidDel="003010EF">
          <w:fldChar w:fldCharType="separate"/>
        </w:r>
        <w:r w:rsidR="00097897" w:rsidRPr="00150A35" w:rsidDel="003010EF">
          <w:rPr>
            <w:rFonts w:ascii="Times New Roman" w:eastAsia="Calibri" w:hAnsi="Times New Roman" w:cs="Times New Roman"/>
          </w:rPr>
          <w:delText>https://github</w:delText>
        </w:r>
        <w:r w:rsidR="00097897" w:rsidDel="003010EF">
          <w:fldChar w:fldCharType="end"/>
        </w:r>
        <w:r w:rsidRPr="00150A35" w:rsidDel="003010EF">
          <w:rPr>
            <w:rFonts w:ascii="Times New Roman" w:eastAsia="Calibri" w:hAnsi="Times New Roman" w:cs="Times New Roman"/>
          </w:rPr>
          <w:delText>.</w:delText>
        </w:r>
      </w:del>
    </w:p>
    <w:p w14:paraId="0328061C" w14:textId="495683EF" w:rsidR="00097897" w:rsidRPr="00150A35" w:rsidRDefault="00097897" w:rsidP="003010EF">
      <w:pPr>
        <w:spacing w:line="259" w:lineRule="auto"/>
        <w:ind w:left="-5"/>
        <w:rPr>
          <w:rFonts w:ascii="Times New Roman" w:hAnsi="Times New Roman" w:cs="Times New Roman"/>
        </w:rPr>
      </w:pPr>
      <w:del w:id="249" w:author="Sullivan, Lauren" w:date="2025-10-08T11:25:00Z" w16du:dateUtc="2025-10-08T16:25:00Z">
        <w:r w:rsidDel="003010EF">
          <w:fldChar w:fldCharType="begin"/>
        </w:r>
        <w:r w:rsidDel="003010EF">
          <w:delInstrText>HYPERLINK "https://github.com/Sullivan-Lab/project$_$CarpetMethods" \h</w:delInstrText>
        </w:r>
        <w:r w:rsidDel="003010EF">
          <w:fldChar w:fldCharType="separate"/>
        </w:r>
        <w:r w:rsidRPr="00150A35" w:rsidDel="003010EF">
          <w:rPr>
            <w:rFonts w:ascii="Times New Roman" w:eastAsia="Calibri" w:hAnsi="Times New Roman" w:cs="Times New Roman"/>
          </w:rPr>
          <w:delText>com/Sullivan-Lab/project$_$CarpetMethods</w:delText>
        </w:r>
        <w:r w:rsidDel="003010EF">
          <w:fldChar w:fldCharType="end"/>
        </w:r>
      </w:del>
      <w:r>
        <w:fldChar w:fldCharType="begin"/>
      </w:r>
      <w:r>
        <w:instrText>HYPERLINK "https://github.com/Sullivan-Lab/project$_$CarpetMethods" \h</w:instrText>
      </w:r>
      <w:r>
        <w:fldChar w:fldCharType="separate"/>
      </w:r>
      <w:r w:rsidRPr="00150A35">
        <w:rPr>
          <w:rFonts w:ascii="Times New Roman" w:hAnsi="Times New Roman" w:cs="Times New Roman"/>
        </w:rPr>
        <w:t>)</w:t>
      </w:r>
      <w:r>
        <w:fldChar w:fldCharType="end"/>
      </w:r>
      <w:r w:rsidR="003D29FB" w:rsidRPr="00150A35">
        <w:rPr>
          <w:rFonts w:ascii="Times New Roman" w:hAnsi="Times New Roman" w:cs="Times New Roman"/>
        </w:rPr>
        <w:t>, and will be made available at Dryad upon publication.</w:t>
      </w:r>
    </w:p>
    <w:p w14:paraId="2CA6C0C7" w14:textId="77777777" w:rsidR="00EE78D9" w:rsidRDefault="00EE78D9">
      <w:pPr>
        <w:spacing w:after="160" w:line="278" w:lineRule="auto"/>
        <w:ind w:left="0" w:firstLine="0"/>
        <w:rPr>
          <w:rFonts w:ascii="Times New Roman" w:hAnsi="Times New Roman" w:cs="Times New Roman"/>
          <w:b/>
          <w:sz w:val="34"/>
        </w:rPr>
      </w:pPr>
      <w:r>
        <w:rPr>
          <w:rFonts w:ascii="Times New Roman" w:hAnsi="Times New Roman" w:cs="Times New Roman"/>
        </w:rPr>
        <w:br w:type="page"/>
      </w:r>
    </w:p>
    <w:p w14:paraId="317F222F" w14:textId="2500D98D" w:rsidR="00097897" w:rsidRPr="00150A35" w:rsidRDefault="003D29FB">
      <w:pPr>
        <w:pStyle w:val="Heading1"/>
        <w:ind w:left="-5"/>
        <w:rPr>
          <w:rFonts w:ascii="Times New Roman" w:hAnsi="Times New Roman" w:cs="Times New Roman"/>
        </w:rPr>
      </w:pPr>
      <w:r w:rsidRPr="00150A35">
        <w:rPr>
          <w:rFonts w:ascii="Times New Roman" w:hAnsi="Times New Roman" w:cs="Times New Roman"/>
        </w:rPr>
        <w:lastRenderedPageBreak/>
        <w:t>References</w:t>
      </w:r>
    </w:p>
    <w:p w14:paraId="5607321F" w14:textId="77777777" w:rsidR="003D29FB" w:rsidRPr="003D29FB" w:rsidRDefault="00410789" w:rsidP="003D29FB">
      <w:pPr>
        <w:pStyle w:val="Bibliography"/>
        <w:rPr>
          <w:color w:val="auto"/>
        </w:rPr>
      </w:pPr>
      <w:r>
        <w:fldChar w:fldCharType="begin"/>
      </w:r>
      <w:r w:rsidR="003D29FB">
        <w:instrText xml:space="preserve"> ADDIN ZOTERO_BIBL {"uncited":[],"omitted":[],"custom":[]} CSL_BIBLIOGRAPHY </w:instrText>
      </w:r>
      <w:r>
        <w:fldChar w:fldCharType="separate"/>
      </w:r>
      <w:r w:rsidR="003D29FB" w:rsidRPr="003D29FB">
        <w:rPr>
          <w:color w:val="auto"/>
        </w:rPr>
        <w:t xml:space="preserve">Amarasekare, P. 2003. Competitive coexistence in spatially structured environments: a synthesis. </w:t>
      </w:r>
      <w:r w:rsidR="003D29FB" w:rsidRPr="003D29FB">
        <w:rPr>
          <w:i/>
          <w:iCs/>
          <w:color w:val="auto"/>
        </w:rPr>
        <w:t>Ecology Letters</w:t>
      </w:r>
      <w:r w:rsidR="003D29FB" w:rsidRPr="003D29FB">
        <w:rPr>
          <w:color w:val="auto"/>
        </w:rPr>
        <w:t xml:space="preserve"> 6: 1109–1122. https://doi.org/10.1046/j.1461-0248.2003.00530.x</w:t>
      </w:r>
    </w:p>
    <w:p w14:paraId="6D1AA4AD" w14:textId="77777777" w:rsidR="003D29FB" w:rsidRPr="003D29FB" w:rsidRDefault="003D29FB" w:rsidP="003D29FB">
      <w:pPr>
        <w:pStyle w:val="Bibliography"/>
        <w:rPr>
          <w:color w:val="auto"/>
        </w:rPr>
      </w:pPr>
      <w:r w:rsidRPr="003D29FB">
        <w:rPr>
          <w:color w:val="auto"/>
        </w:rPr>
        <w:t xml:space="preserve">Arruda, A. J., E. Buisson, P. Poschlod, and F. A. O. Silveira. 2018. How have we studied seed rain in grasslands and what do we need to improve for better restoration? </w:t>
      </w:r>
      <w:r w:rsidRPr="003D29FB">
        <w:rPr>
          <w:i/>
          <w:iCs/>
          <w:color w:val="auto"/>
        </w:rPr>
        <w:t>Restoration Ecology</w:t>
      </w:r>
      <w:r w:rsidRPr="003D29FB">
        <w:rPr>
          <w:color w:val="auto"/>
        </w:rPr>
        <w:t xml:space="preserve"> 26. https://doi.org/10.1111/rec.12686</w:t>
      </w:r>
    </w:p>
    <w:p w14:paraId="322C83C0" w14:textId="77777777" w:rsidR="003D29FB" w:rsidRPr="003D29FB" w:rsidRDefault="003D29FB" w:rsidP="003D29FB">
      <w:pPr>
        <w:pStyle w:val="Bibliography"/>
        <w:rPr>
          <w:color w:val="auto"/>
        </w:rPr>
      </w:pPr>
      <w:r w:rsidRPr="003D29FB">
        <w:rPr>
          <w:color w:val="auto"/>
        </w:rPr>
        <w:t xml:space="preserve">Bakker, E. S., and H. Olff. 2003. Impact of different-sized herbivores on recruitment opportunities for subordinate herbs in grasslands. </w:t>
      </w:r>
      <w:r w:rsidRPr="003D29FB">
        <w:rPr>
          <w:i/>
          <w:iCs/>
          <w:color w:val="auto"/>
        </w:rPr>
        <w:t>Journal of Vegetation Science</w:t>
      </w:r>
      <w:r w:rsidRPr="003D29FB">
        <w:rPr>
          <w:color w:val="auto"/>
        </w:rPr>
        <w:t xml:space="preserve"> 14: 465–474. https://doi.org/10.1111/j.1654-1103.2003.tb02173.x</w:t>
      </w:r>
    </w:p>
    <w:p w14:paraId="70C71CD0" w14:textId="77777777" w:rsidR="003D29FB" w:rsidRPr="003D29FB" w:rsidRDefault="003D29FB" w:rsidP="003D29FB">
      <w:pPr>
        <w:pStyle w:val="Bibliography"/>
        <w:rPr>
          <w:color w:val="auto"/>
        </w:rPr>
      </w:pPr>
      <w:r w:rsidRPr="003D29FB">
        <w:rPr>
          <w:color w:val="auto"/>
        </w:rPr>
        <w:t>Balok, R., R. Albers, K. Manci, K. McBride, J. Miller, D. Mosnik, V. Taylor, et al. 1995. Cathy Fromme Prairie site management plan. Natural Resources Department, City of Fort Collins, Colorado.</w:t>
      </w:r>
    </w:p>
    <w:p w14:paraId="21A93D05" w14:textId="77777777" w:rsidR="003D29FB" w:rsidRPr="003D29FB" w:rsidRDefault="003D29FB" w:rsidP="003D29FB">
      <w:pPr>
        <w:pStyle w:val="Bibliography"/>
        <w:rPr>
          <w:color w:val="auto"/>
        </w:rPr>
      </w:pPr>
      <w:r w:rsidRPr="003D29FB">
        <w:rPr>
          <w:color w:val="auto"/>
        </w:rPr>
        <w:t xml:space="preserve">Beckman, N. G., and L. L. Sullivan. 2023. The Causes and Consequences of Seed Dispersal. </w:t>
      </w:r>
      <w:r w:rsidRPr="003D29FB">
        <w:rPr>
          <w:i/>
          <w:iCs/>
          <w:color w:val="auto"/>
        </w:rPr>
        <w:t>Annu. Rev. Ecol. Evol. Syst. 2023</w:t>
      </w:r>
      <w:r w:rsidRPr="003D29FB">
        <w:rPr>
          <w:color w:val="auto"/>
        </w:rPr>
        <w:t xml:space="preserve"> 54: 2023. https://doi.org/10.1146/annurev-ecolsys-102320</w:t>
      </w:r>
    </w:p>
    <w:p w14:paraId="74969A0B" w14:textId="77777777" w:rsidR="003D29FB" w:rsidRPr="003D29FB" w:rsidRDefault="003D29FB" w:rsidP="003D29FB">
      <w:pPr>
        <w:pStyle w:val="Bibliography"/>
        <w:rPr>
          <w:color w:val="auto"/>
        </w:rPr>
      </w:pPr>
      <w:r w:rsidRPr="003D29FB">
        <w:rPr>
          <w:color w:val="auto"/>
        </w:rPr>
        <w:t xml:space="preserve">Berkley, H. A., B. E. Kendall, S. Mitarai, and D. A. Siegel. 2010. Turbulent dispersal promotes species coexistence. </w:t>
      </w:r>
      <w:r w:rsidRPr="003D29FB">
        <w:rPr>
          <w:i/>
          <w:iCs/>
          <w:color w:val="auto"/>
        </w:rPr>
        <w:t>Ecology Letters</w:t>
      </w:r>
      <w:r w:rsidRPr="003D29FB">
        <w:rPr>
          <w:color w:val="auto"/>
        </w:rPr>
        <w:t xml:space="preserve"> 13: 360–371. https://doi.org/10.1111/j.1461-0248.2009.01427.x</w:t>
      </w:r>
    </w:p>
    <w:p w14:paraId="50A07ECC" w14:textId="77777777" w:rsidR="003D29FB" w:rsidRPr="003D29FB" w:rsidRDefault="003D29FB" w:rsidP="003D29FB">
      <w:pPr>
        <w:pStyle w:val="Bibliography"/>
        <w:rPr>
          <w:color w:val="auto"/>
        </w:rPr>
      </w:pPr>
      <w:r w:rsidRPr="003D29FB">
        <w:rPr>
          <w:color w:val="auto"/>
        </w:rPr>
        <w:t xml:space="preserve">Bolker, B. M., S. W. Pacala, and C. Neuhauser. 2003. Spatial dynamics in model plant communities: what do we really know? </w:t>
      </w:r>
      <w:r w:rsidRPr="003D29FB">
        <w:rPr>
          <w:i/>
          <w:iCs/>
          <w:color w:val="auto"/>
        </w:rPr>
        <w:t>The American Naturalist</w:t>
      </w:r>
      <w:r w:rsidRPr="003D29FB">
        <w:rPr>
          <w:color w:val="auto"/>
        </w:rPr>
        <w:t xml:space="preserve"> 162: 135–48. https://doi.org/10.1086/376575</w:t>
      </w:r>
    </w:p>
    <w:p w14:paraId="382D3A0B" w14:textId="77777777" w:rsidR="003D29FB" w:rsidRPr="003D29FB" w:rsidRDefault="003D29FB" w:rsidP="003D29FB">
      <w:pPr>
        <w:pStyle w:val="Bibliography"/>
        <w:rPr>
          <w:color w:val="auto"/>
        </w:rPr>
      </w:pPr>
      <w:r w:rsidRPr="003D29FB">
        <w:rPr>
          <w:color w:val="auto"/>
        </w:rPr>
        <w:t xml:space="preserve">Brooks, M., E., K. Kristensen, K. Benthem J. ,van, A. Magnusson, C. Berg W., A. Nielsen, H. Skaug J., et al. 2017. glmmTMB Balances Speed and Flexibility Among Packages for Zero-inflated Generalized Linear Mixed Modeling. </w:t>
      </w:r>
      <w:r w:rsidRPr="003D29FB">
        <w:rPr>
          <w:i/>
          <w:iCs/>
          <w:color w:val="auto"/>
        </w:rPr>
        <w:t>The R Journal</w:t>
      </w:r>
      <w:r w:rsidRPr="003D29FB">
        <w:rPr>
          <w:color w:val="auto"/>
        </w:rPr>
        <w:t xml:space="preserve"> 9: 378. https://doi.org/10.32614/RJ-2017-066</w:t>
      </w:r>
    </w:p>
    <w:p w14:paraId="3A187AFC" w14:textId="77777777" w:rsidR="003D29FB" w:rsidRPr="003D29FB" w:rsidRDefault="003D29FB" w:rsidP="003D29FB">
      <w:pPr>
        <w:pStyle w:val="Bibliography"/>
        <w:rPr>
          <w:color w:val="auto"/>
        </w:rPr>
      </w:pPr>
      <w:r w:rsidRPr="003D29FB">
        <w:rPr>
          <w:color w:val="auto"/>
        </w:rPr>
        <w:t xml:space="preserve">Brudvig, L. A., E. I. Damschen, J. J. Tewksbury, N. M. Haddad, and D. J. Levey. 2009. Landscape connectivity promotes plant biodiversity spillover into non-target habitats. </w:t>
      </w:r>
      <w:r w:rsidRPr="003D29FB">
        <w:rPr>
          <w:i/>
          <w:iCs/>
          <w:color w:val="auto"/>
        </w:rPr>
        <w:t>Proceedings of the National Academy of Sciences of the United States of America</w:t>
      </w:r>
      <w:r w:rsidRPr="003D29FB">
        <w:rPr>
          <w:color w:val="auto"/>
        </w:rPr>
        <w:t xml:space="preserve"> 106: 9328–32. https://doi.org/10.1073/pnas.0809658106</w:t>
      </w:r>
    </w:p>
    <w:p w14:paraId="5832D7DB" w14:textId="77777777" w:rsidR="003D29FB" w:rsidRPr="003D29FB" w:rsidRDefault="003D29FB" w:rsidP="003D29FB">
      <w:pPr>
        <w:pStyle w:val="Bibliography"/>
        <w:rPr>
          <w:color w:val="auto"/>
        </w:rPr>
      </w:pPr>
      <w:r w:rsidRPr="003D29FB">
        <w:rPr>
          <w:color w:val="auto"/>
        </w:rPr>
        <w:t xml:space="preserve">Buisson, E., S. Archibald, A. Fidelis, and K. N. Suding. 2022. Ancient grasslands guide ambitious goals in grassland restoration. </w:t>
      </w:r>
      <w:r w:rsidRPr="003D29FB">
        <w:rPr>
          <w:i/>
          <w:iCs/>
          <w:color w:val="auto"/>
        </w:rPr>
        <w:t>Science</w:t>
      </w:r>
      <w:r w:rsidRPr="003D29FB">
        <w:rPr>
          <w:color w:val="auto"/>
        </w:rPr>
        <w:t xml:space="preserve"> 377: 594–598. https://doi.org/10.1126/science.abo4605</w:t>
      </w:r>
    </w:p>
    <w:p w14:paraId="318FE33F" w14:textId="77777777" w:rsidR="003D29FB" w:rsidRPr="003D29FB" w:rsidRDefault="003D29FB" w:rsidP="003D29FB">
      <w:pPr>
        <w:pStyle w:val="Bibliography"/>
        <w:rPr>
          <w:color w:val="auto"/>
        </w:rPr>
      </w:pPr>
      <w:r w:rsidRPr="003D29FB">
        <w:rPr>
          <w:color w:val="auto"/>
        </w:rPr>
        <w:lastRenderedPageBreak/>
        <w:t xml:space="preserve">Bullock, J. M., K. Shea, and O. Skarpaas. 2006. Measuring plant dispersal: an introduction to field methods and experimental design. </w:t>
      </w:r>
      <w:r w:rsidRPr="003D29FB">
        <w:rPr>
          <w:i/>
          <w:iCs/>
          <w:color w:val="auto"/>
        </w:rPr>
        <w:t>Plant Ecology</w:t>
      </w:r>
      <w:r w:rsidRPr="003D29FB">
        <w:rPr>
          <w:color w:val="auto"/>
        </w:rPr>
        <w:t xml:space="preserve"> 186: 217–234. https://doi.org/10.1007/s11258-006-9124-5</w:t>
      </w:r>
    </w:p>
    <w:p w14:paraId="780DB6EF" w14:textId="77777777" w:rsidR="003D29FB" w:rsidRPr="003D29FB" w:rsidRDefault="003D29FB" w:rsidP="003D29FB">
      <w:pPr>
        <w:pStyle w:val="Bibliography"/>
        <w:rPr>
          <w:color w:val="auto"/>
        </w:rPr>
      </w:pPr>
      <w:r w:rsidRPr="003D29FB">
        <w:rPr>
          <w:color w:val="auto"/>
        </w:rPr>
        <w:t xml:space="preserve">Chabrerie, O., and D. Alard. 2005. Comparison of three seed trap types in a chalk grassland: toward a standardised protocol. </w:t>
      </w:r>
      <w:r w:rsidRPr="003D29FB">
        <w:rPr>
          <w:i/>
          <w:iCs/>
          <w:color w:val="auto"/>
        </w:rPr>
        <w:t>Plant Ecology</w:t>
      </w:r>
      <w:r w:rsidRPr="003D29FB">
        <w:rPr>
          <w:color w:val="auto"/>
        </w:rPr>
        <w:t xml:space="preserve"> 176: 101–112. https://doi.org/10.1007/s11258-004-0024-2</w:t>
      </w:r>
    </w:p>
    <w:p w14:paraId="412FE0DE" w14:textId="77777777" w:rsidR="003D29FB" w:rsidRPr="003D29FB" w:rsidRDefault="003D29FB" w:rsidP="003D29FB">
      <w:pPr>
        <w:pStyle w:val="Bibliography"/>
        <w:rPr>
          <w:color w:val="auto"/>
        </w:rPr>
      </w:pPr>
      <w:r w:rsidRPr="003D29FB">
        <w:rPr>
          <w:color w:val="auto"/>
        </w:rPr>
        <w:t xml:space="preserve">Chambers, J. C., and J. A. Macmahon. 1994. A day in the life of a seed: Movements and fates of seeds and their implications for natural and managed systems. </w:t>
      </w:r>
      <w:r w:rsidRPr="003D29FB">
        <w:rPr>
          <w:i/>
          <w:iCs/>
          <w:color w:val="auto"/>
        </w:rPr>
        <w:t>Annual Review of Ecology and Systematics</w:t>
      </w:r>
      <w:r w:rsidRPr="003D29FB">
        <w:rPr>
          <w:color w:val="auto"/>
        </w:rPr>
        <w:t xml:space="preserve"> 25: 263–292.</w:t>
      </w:r>
    </w:p>
    <w:p w14:paraId="64D269A8" w14:textId="77777777" w:rsidR="003D29FB" w:rsidRPr="003D29FB" w:rsidRDefault="003D29FB" w:rsidP="003D29FB">
      <w:pPr>
        <w:pStyle w:val="Bibliography"/>
        <w:rPr>
          <w:color w:val="auto"/>
        </w:rPr>
      </w:pPr>
      <w:r w:rsidRPr="003D29FB">
        <w:rPr>
          <w:color w:val="auto"/>
        </w:rPr>
        <w:t xml:space="preserve">Cottrell, T. R. 2004. Seed rain traps for forest lands: Considerations for trap construction and study design. </w:t>
      </w:r>
      <w:r w:rsidRPr="003D29FB">
        <w:rPr>
          <w:i/>
          <w:iCs/>
          <w:color w:val="auto"/>
        </w:rPr>
        <w:t>BC Journal of Ecosystems and Management</w:t>
      </w:r>
      <w:r w:rsidRPr="003D29FB">
        <w:rPr>
          <w:color w:val="auto"/>
        </w:rPr>
        <w:t xml:space="preserve"> 5: 1–6.</w:t>
      </w:r>
    </w:p>
    <w:p w14:paraId="772C3708" w14:textId="77777777" w:rsidR="003D29FB" w:rsidRPr="003D29FB" w:rsidRDefault="003D29FB" w:rsidP="003D29FB">
      <w:pPr>
        <w:pStyle w:val="Bibliography"/>
        <w:rPr>
          <w:color w:val="auto"/>
        </w:rPr>
      </w:pPr>
      <w:r w:rsidRPr="003D29FB">
        <w:rPr>
          <w:color w:val="auto"/>
        </w:rPr>
        <w:t xml:space="preserve">Craig, E. F., M. Szojka, R. M. Germain, and L. G. Shoemaker. 2025. Species occupancy is inflated by sink populations in productive environments but not unproductive environments. </w:t>
      </w:r>
      <w:r w:rsidRPr="003D29FB">
        <w:rPr>
          <w:i/>
          <w:iCs/>
          <w:color w:val="auto"/>
        </w:rPr>
        <w:t>Ecology</w:t>
      </w:r>
      <w:r w:rsidRPr="003D29FB">
        <w:rPr>
          <w:color w:val="auto"/>
        </w:rPr>
        <w:t xml:space="preserve"> 106: e70089. https://doi.org/10.1002/ecy.70089</w:t>
      </w:r>
    </w:p>
    <w:p w14:paraId="76482869" w14:textId="77777777" w:rsidR="003D29FB" w:rsidRPr="003D29FB" w:rsidRDefault="003D29FB" w:rsidP="003D29FB">
      <w:pPr>
        <w:pStyle w:val="Bibliography"/>
        <w:rPr>
          <w:color w:val="auto"/>
        </w:rPr>
      </w:pPr>
      <w:r w:rsidRPr="003D29FB">
        <w:rPr>
          <w:color w:val="auto"/>
        </w:rPr>
        <w:t xml:space="preserve">Cubiña, A., and T. M. Aide. 2001. The Effect of Distance from Forest Edge on Seed Rain and Soil Seed Bank in a Tropical Pasture. </w:t>
      </w:r>
      <w:r w:rsidRPr="003D29FB">
        <w:rPr>
          <w:i/>
          <w:iCs/>
          <w:color w:val="auto"/>
        </w:rPr>
        <w:t>Biotropica</w:t>
      </w:r>
      <w:r w:rsidRPr="003D29FB">
        <w:rPr>
          <w:color w:val="auto"/>
        </w:rPr>
        <w:t xml:space="preserve"> 33: 260–267. https://doi.org/10.1111/j.1744-7429.2001.tb00177.x</w:t>
      </w:r>
    </w:p>
    <w:p w14:paraId="494343BF" w14:textId="77777777" w:rsidR="003D29FB" w:rsidRPr="003D29FB" w:rsidRDefault="003D29FB" w:rsidP="003D29FB">
      <w:pPr>
        <w:pStyle w:val="Bibliography"/>
        <w:rPr>
          <w:color w:val="auto"/>
        </w:rPr>
      </w:pPr>
      <w:r w:rsidRPr="003D29FB">
        <w:rPr>
          <w:color w:val="auto"/>
        </w:rPr>
        <w:t xml:space="preserve">Edwards, G. R., and M. J. Crawley. 1999. Herbivores, seed banks and seedling recruitment in mesic grassland. </w:t>
      </w:r>
      <w:r w:rsidRPr="003D29FB">
        <w:rPr>
          <w:i/>
          <w:iCs/>
          <w:color w:val="auto"/>
        </w:rPr>
        <w:t>Journal of Ecology</w:t>
      </w:r>
      <w:r w:rsidRPr="003D29FB">
        <w:rPr>
          <w:color w:val="auto"/>
        </w:rPr>
        <w:t xml:space="preserve"> 87: 423–435. https://doi.org/10.1046/j.1365-2745.1999.00363.x</w:t>
      </w:r>
    </w:p>
    <w:p w14:paraId="348ADD1D" w14:textId="77777777" w:rsidR="003D29FB" w:rsidRPr="003D29FB" w:rsidRDefault="003D29FB" w:rsidP="003D29FB">
      <w:pPr>
        <w:pStyle w:val="Bibliography"/>
        <w:rPr>
          <w:color w:val="auto"/>
        </w:rPr>
      </w:pPr>
      <w:r w:rsidRPr="003D29FB">
        <w:rPr>
          <w:color w:val="auto"/>
        </w:rPr>
        <w:t>Forget, P. M., J. E. Lambert, P. E. Hulme, and S. B. Vander Wall eds. 2005. Seed Fate: Predation, Dispersal and Seedling Establishment. CABI Publishing, Cambridge.</w:t>
      </w:r>
    </w:p>
    <w:p w14:paraId="4E517C7F" w14:textId="77777777" w:rsidR="003D29FB" w:rsidRPr="003D29FB" w:rsidRDefault="003D29FB" w:rsidP="003D29FB">
      <w:pPr>
        <w:pStyle w:val="Bibliography"/>
        <w:rPr>
          <w:color w:val="auto"/>
        </w:rPr>
      </w:pPr>
      <w:r w:rsidRPr="003D29FB">
        <w:rPr>
          <w:color w:val="auto"/>
        </w:rPr>
        <w:t xml:space="preserve">Gu, L., S. G. Pallardy, K. P. Hosman, and Y. Sun. 2015. Drought-influenced mortality of tree species with different predawn leaf water dynamics in a decade-long study of a central US forest. </w:t>
      </w:r>
      <w:r w:rsidRPr="003D29FB">
        <w:rPr>
          <w:i/>
          <w:iCs/>
          <w:color w:val="auto"/>
        </w:rPr>
        <w:t>Biogeosciences</w:t>
      </w:r>
      <w:r w:rsidRPr="003D29FB">
        <w:rPr>
          <w:color w:val="auto"/>
        </w:rPr>
        <w:t xml:space="preserve"> 12: 2831–2845. https://doi.org/10.5194/bg-12-2831-2015</w:t>
      </w:r>
    </w:p>
    <w:p w14:paraId="2722019C" w14:textId="77777777" w:rsidR="003D29FB" w:rsidRPr="003D29FB" w:rsidRDefault="003D29FB" w:rsidP="003D29FB">
      <w:pPr>
        <w:pStyle w:val="Bibliography"/>
        <w:rPr>
          <w:color w:val="auto"/>
        </w:rPr>
      </w:pPr>
      <w:r w:rsidRPr="003D29FB">
        <w:rPr>
          <w:color w:val="auto"/>
        </w:rPr>
        <w:t xml:space="preserve">HilleRisLambers, J., P. B. Adler, W. S. Harpole, J. M. Levine, and M. M. Mayfield. 2012. Rethinking community assembly through the lens of coexistence theory. </w:t>
      </w:r>
      <w:r w:rsidRPr="003D29FB">
        <w:rPr>
          <w:i/>
          <w:iCs/>
          <w:color w:val="auto"/>
        </w:rPr>
        <w:t>Annual Review of Ecology, Evolution, and Systematics</w:t>
      </w:r>
      <w:r w:rsidRPr="003D29FB">
        <w:rPr>
          <w:color w:val="auto"/>
        </w:rPr>
        <w:t xml:space="preserve"> 43: 227–248. https://doi.org/10.1146/annurev-ecolsys-110411-160411</w:t>
      </w:r>
    </w:p>
    <w:p w14:paraId="5EA47F9B" w14:textId="77777777" w:rsidR="003D29FB" w:rsidRPr="003D29FB" w:rsidRDefault="003D29FB" w:rsidP="003D29FB">
      <w:pPr>
        <w:pStyle w:val="Bibliography"/>
        <w:rPr>
          <w:color w:val="auto"/>
        </w:rPr>
      </w:pPr>
      <w:r w:rsidRPr="003D29FB">
        <w:rPr>
          <w:color w:val="auto"/>
        </w:rPr>
        <w:t xml:space="preserve">Howe, H. G., J. S. Brown, and B. Zorn-Arnold. 2002. A rodent plague on prairie diversity. </w:t>
      </w:r>
      <w:r w:rsidRPr="003D29FB">
        <w:rPr>
          <w:i/>
          <w:iCs/>
          <w:color w:val="auto"/>
        </w:rPr>
        <w:t>Ecology Letters</w:t>
      </w:r>
      <w:r w:rsidRPr="003D29FB">
        <w:rPr>
          <w:color w:val="auto"/>
        </w:rPr>
        <w:t xml:space="preserve"> 5: 30–36. https://doi.org/10.1046/j.1461-0248.2002.00276.x</w:t>
      </w:r>
    </w:p>
    <w:p w14:paraId="67C05784" w14:textId="77777777" w:rsidR="003D29FB" w:rsidRPr="003D29FB" w:rsidRDefault="003D29FB" w:rsidP="003D29FB">
      <w:pPr>
        <w:pStyle w:val="Bibliography"/>
        <w:rPr>
          <w:color w:val="auto"/>
        </w:rPr>
      </w:pPr>
      <w:r w:rsidRPr="003D29FB">
        <w:rPr>
          <w:color w:val="auto"/>
        </w:rPr>
        <w:t xml:space="preserve">Huanca Nuñez, N., R. L. Chazdon, and S. E. Russo. 2021. Seed‐rain–successional feedbacks in wet tropical forests. </w:t>
      </w:r>
      <w:r w:rsidRPr="003D29FB">
        <w:rPr>
          <w:i/>
          <w:iCs/>
          <w:color w:val="auto"/>
        </w:rPr>
        <w:t>Ecology</w:t>
      </w:r>
      <w:r w:rsidRPr="003D29FB">
        <w:rPr>
          <w:color w:val="auto"/>
        </w:rPr>
        <w:t xml:space="preserve"> 102: e03362. https://doi.org/10.1002/ecy.3362</w:t>
      </w:r>
    </w:p>
    <w:p w14:paraId="58EA469B" w14:textId="77777777" w:rsidR="003D29FB" w:rsidRPr="003D29FB" w:rsidRDefault="003D29FB" w:rsidP="003D29FB">
      <w:pPr>
        <w:pStyle w:val="Bibliography"/>
        <w:rPr>
          <w:color w:val="auto"/>
        </w:rPr>
      </w:pPr>
      <w:r w:rsidRPr="003D29FB">
        <w:rPr>
          <w:color w:val="auto"/>
        </w:rPr>
        <w:lastRenderedPageBreak/>
        <w:t xml:space="preserve">Jordano, P. 2017. What is long-distance dispersal? And a taxonomy of dispersal events. </w:t>
      </w:r>
      <w:r w:rsidRPr="003D29FB">
        <w:rPr>
          <w:i/>
          <w:iCs/>
          <w:color w:val="auto"/>
        </w:rPr>
        <w:t>Journal of Ecology</w:t>
      </w:r>
      <w:r w:rsidRPr="003D29FB">
        <w:rPr>
          <w:color w:val="auto"/>
        </w:rPr>
        <w:t xml:space="preserve"> 105: 75–84. https://doi.org/10.1111/1365-2745.12690</w:t>
      </w:r>
    </w:p>
    <w:p w14:paraId="2EA3987A" w14:textId="77777777" w:rsidR="003D29FB" w:rsidRPr="003D29FB" w:rsidRDefault="003D29FB" w:rsidP="003D29FB">
      <w:pPr>
        <w:pStyle w:val="Bibliography"/>
        <w:rPr>
          <w:color w:val="auto"/>
        </w:rPr>
      </w:pPr>
      <w:r w:rsidRPr="003D29FB">
        <w:rPr>
          <w:color w:val="auto"/>
        </w:rPr>
        <w:t xml:space="preserve">Kettenring, K. M., and S. M. Galatowitsch. 2011. Seed Rain of Restored and Natural Prairie Wetlands. </w:t>
      </w:r>
      <w:r w:rsidRPr="003D29FB">
        <w:rPr>
          <w:i/>
          <w:iCs/>
          <w:color w:val="auto"/>
        </w:rPr>
        <w:t>Wetlands</w:t>
      </w:r>
      <w:r w:rsidRPr="003D29FB">
        <w:rPr>
          <w:color w:val="auto"/>
        </w:rPr>
        <w:t xml:space="preserve"> 31: 283–294. https://doi.org/10.1007/s13157-011-0159-6</w:t>
      </w:r>
    </w:p>
    <w:p w14:paraId="551D56F0" w14:textId="77777777" w:rsidR="003D29FB" w:rsidRPr="003D29FB" w:rsidRDefault="003D29FB" w:rsidP="003D29FB">
      <w:pPr>
        <w:pStyle w:val="Bibliography"/>
        <w:rPr>
          <w:color w:val="auto"/>
        </w:rPr>
      </w:pPr>
      <w:r w:rsidRPr="003D29FB">
        <w:rPr>
          <w:color w:val="auto"/>
        </w:rPr>
        <w:t xml:space="preserve">Kollmann, J., and D. Goetze. 1998. Notes on seed traps in terrestrial plant communities. </w:t>
      </w:r>
      <w:r w:rsidRPr="003D29FB">
        <w:rPr>
          <w:i/>
          <w:iCs/>
          <w:color w:val="auto"/>
        </w:rPr>
        <w:t>Flora</w:t>
      </w:r>
      <w:r w:rsidRPr="003D29FB">
        <w:rPr>
          <w:color w:val="auto"/>
        </w:rPr>
        <w:t xml:space="preserve"> 193: 31–40. https://doi.org/10.1016/S0367-2530(17)30813-7</w:t>
      </w:r>
    </w:p>
    <w:p w14:paraId="619D0E20" w14:textId="77777777" w:rsidR="003D29FB" w:rsidRPr="003D29FB" w:rsidRDefault="003D29FB" w:rsidP="003D29FB">
      <w:pPr>
        <w:pStyle w:val="Bibliography"/>
        <w:rPr>
          <w:color w:val="auto"/>
        </w:rPr>
      </w:pPr>
      <w:r w:rsidRPr="003D29FB">
        <w:rPr>
          <w:color w:val="auto"/>
        </w:rPr>
        <w:t xml:space="preserve">Kuli-Révész, K., D. Korányi, T. Lakatos, Á. R. Szabó, P. Batáry, and R. Gallé. 2021. Smaller and Isolated Grassland Fragments Are Exposed to Stronger Seed and Insect Predation in Habitat Edges. </w:t>
      </w:r>
      <w:r w:rsidRPr="003D29FB">
        <w:rPr>
          <w:i/>
          <w:iCs/>
          <w:color w:val="auto"/>
        </w:rPr>
        <w:t>Forests</w:t>
      </w:r>
      <w:r w:rsidRPr="003D29FB">
        <w:rPr>
          <w:color w:val="auto"/>
        </w:rPr>
        <w:t xml:space="preserve"> 12: 54. https://doi.org/10.3390/f12010054</w:t>
      </w:r>
    </w:p>
    <w:p w14:paraId="6133D2C4" w14:textId="77777777" w:rsidR="003D29FB" w:rsidRPr="003D29FB" w:rsidRDefault="003D29FB" w:rsidP="003D29FB">
      <w:pPr>
        <w:pStyle w:val="Bibliography"/>
        <w:rPr>
          <w:color w:val="auto"/>
        </w:rPr>
      </w:pPr>
      <w:r w:rsidRPr="003D29FB">
        <w:rPr>
          <w:color w:val="auto"/>
        </w:rPr>
        <w:t>Leibold, M. A., and J. M. Chase. 2018. Metacommunity Ecology. Vol. 59. Princeton University Press.</w:t>
      </w:r>
    </w:p>
    <w:p w14:paraId="1C298DAF" w14:textId="77777777" w:rsidR="003D29FB" w:rsidRPr="003D29FB" w:rsidRDefault="003D29FB" w:rsidP="003D29FB">
      <w:pPr>
        <w:pStyle w:val="Bibliography"/>
        <w:rPr>
          <w:color w:val="auto"/>
        </w:rPr>
      </w:pPr>
      <w:r w:rsidRPr="003D29FB">
        <w:rPr>
          <w:color w:val="auto"/>
        </w:rPr>
        <w:t>Lenth, R. V. 2023. emmeans: Estimated Marginal Means, aka Least-Squares Means. R Package Version 1.8.4-1.</w:t>
      </w:r>
    </w:p>
    <w:p w14:paraId="012D3C4F" w14:textId="77777777" w:rsidR="003D29FB" w:rsidRPr="003D29FB" w:rsidRDefault="003D29FB" w:rsidP="003D29FB">
      <w:pPr>
        <w:pStyle w:val="Bibliography"/>
        <w:rPr>
          <w:color w:val="auto"/>
        </w:rPr>
      </w:pPr>
      <w:r w:rsidRPr="003D29FB">
        <w:rPr>
          <w:color w:val="auto"/>
        </w:rPr>
        <w:t xml:space="preserve">Levine, J. M., and D. J. Murrell. 2003. The community-level consequences of seed dispersal patterns. </w:t>
      </w:r>
      <w:r w:rsidRPr="003D29FB">
        <w:rPr>
          <w:i/>
          <w:iCs/>
          <w:color w:val="auto"/>
        </w:rPr>
        <w:t>Annual Review of Ecology, Evolution, and Systematics</w:t>
      </w:r>
      <w:r w:rsidRPr="003D29FB">
        <w:rPr>
          <w:color w:val="auto"/>
        </w:rPr>
        <w:t xml:space="preserve"> 34: 549–574. https://doi.org/10.1146/annurev.ecolsys.34.011802.132400</w:t>
      </w:r>
    </w:p>
    <w:p w14:paraId="3F6F4BFC" w14:textId="77777777" w:rsidR="003D29FB" w:rsidRPr="003D29FB" w:rsidRDefault="003D29FB" w:rsidP="003D29FB">
      <w:pPr>
        <w:pStyle w:val="Bibliography"/>
        <w:rPr>
          <w:color w:val="auto"/>
        </w:rPr>
      </w:pPr>
      <w:r w:rsidRPr="003D29FB">
        <w:rPr>
          <w:color w:val="auto"/>
        </w:rPr>
        <w:t xml:space="preserve">Maron, J. L., D. E. Pearson, T. Potter, and Y. K. Ortega. 2012. Seed size and provenance mediate the joint effects of disturbance and seed predation on community assembly. M. Rees [ed.]. </w:t>
      </w:r>
      <w:r w:rsidRPr="003D29FB">
        <w:rPr>
          <w:i/>
          <w:iCs/>
          <w:color w:val="auto"/>
        </w:rPr>
        <w:t>Journal of Ecology</w:t>
      </w:r>
      <w:r w:rsidRPr="003D29FB">
        <w:rPr>
          <w:color w:val="auto"/>
        </w:rPr>
        <w:t xml:space="preserve"> 100: 1492–1500. https://doi.org/10.1111/j.1365-2745.2012.02027.x</w:t>
      </w:r>
    </w:p>
    <w:p w14:paraId="2BC2DF9C" w14:textId="77777777" w:rsidR="003D29FB" w:rsidRPr="003D29FB" w:rsidRDefault="003D29FB" w:rsidP="003D29FB">
      <w:pPr>
        <w:pStyle w:val="Bibliography"/>
        <w:rPr>
          <w:color w:val="auto"/>
        </w:rPr>
      </w:pPr>
      <w:r w:rsidRPr="003D29FB">
        <w:rPr>
          <w:color w:val="auto"/>
        </w:rPr>
        <w:t xml:space="preserve">Molau, U., and E.-L. Larsson. 2000. Seed rain and seed bank along an alpine altitudinal gradient in Swedish Lapland. </w:t>
      </w:r>
      <w:r w:rsidRPr="003D29FB">
        <w:rPr>
          <w:i/>
          <w:iCs/>
          <w:color w:val="auto"/>
        </w:rPr>
        <w:t>Canadian Journal of Botany</w:t>
      </w:r>
      <w:r w:rsidRPr="003D29FB">
        <w:rPr>
          <w:color w:val="auto"/>
        </w:rPr>
        <w:t xml:space="preserve"> 78: 728–747. https://doi.org/10.1139/cjb-78-6-728</w:t>
      </w:r>
    </w:p>
    <w:p w14:paraId="6E09398A" w14:textId="77777777" w:rsidR="003D29FB" w:rsidRPr="003D29FB" w:rsidRDefault="003D29FB" w:rsidP="003D29FB">
      <w:pPr>
        <w:pStyle w:val="Bibliography"/>
        <w:rPr>
          <w:color w:val="auto"/>
        </w:rPr>
      </w:pPr>
      <w:r w:rsidRPr="003D29FB">
        <w:rPr>
          <w:color w:val="auto"/>
        </w:rPr>
        <w:t xml:space="preserve">Mouquet, N., and M. Loreau. 2003. Community Patterns in Source‐Sink Metacommunities. </w:t>
      </w:r>
      <w:r w:rsidRPr="003D29FB">
        <w:rPr>
          <w:i/>
          <w:iCs/>
          <w:color w:val="auto"/>
        </w:rPr>
        <w:t>The American Naturalist</w:t>
      </w:r>
      <w:r w:rsidRPr="003D29FB">
        <w:rPr>
          <w:color w:val="auto"/>
        </w:rPr>
        <w:t xml:space="preserve"> 162: 544–557. https://doi.org/10.1086/378857</w:t>
      </w:r>
    </w:p>
    <w:p w14:paraId="72F1431D" w14:textId="77777777" w:rsidR="003D29FB" w:rsidRPr="003D29FB" w:rsidRDefault="003D29FB" w:rsidP="003D29FB">
      <w:pPr>
        <w:pStyle w:val="Bibliography"/>
        <w:rPr>
          <w:color w:val="auto"/>
        </w:rPr>
      </w:pPr>
      <w:r w:rsidRPr="003D29FB">
        <w:rPr>
          <w:color w:val="auto"/>
        </w:rPr>
        <w:t xml:space="preserve">Muñoz, A., and R. Bonal. 2008. Are you strong enough to carry that seed? Seed size/body size ratios influence seed choices by rodents. </w:t>
      </w:r>
      <w:r w:rsidRPr="003D29FB">
        <w:rPr>
          <w:i/>
          <w:iCs/>
          <w:color w:val="auto"/>
        </w:rPr>
        <w:t>Animal Behaviour</w:t>
      </w:r>
      <w:r w:rsidRPr="003D29FB">
        <w:rPr>
          <w:color w:val="auto"/>
        </w:rPr>
        <w:t xml:space="preserve"> 76: 709–715. https://doi.org/10.1016/j.anbehav.2008.03.017</w:t>
      </w:r>
    </w:p>
    <w:p w14:paraId="2CA8A39A" w14:textId="77777777" w:rsidR="003D29FB" w:rsidRPr="003D29FB" w:rsidRDefault="003D29FB" w:rsidP="003D29FB">
      <w:pPr>
        <w:pStyle w:val="Bibliography"/>
        <w:rPr>
          <w:color w:val="auto"/>
        </w:rPr>
      </w:pPr>
      <w:r w:rsidRPr="003D29FB">
        <w:rPr>
          <w:color w:val="auto"/>
        </w:rPr>
        <w:t xml:space="preserve">Myers, J. A., and K. E. Harms. 2009. Seed arrival, ecological filters, and plant species richness: A meta-analysis. </w:t>
      </w:r>
      <w:r w:rsidRPr="003D29FB">
        <w:rPr>
          <w:i/>
          <w:iCs/>
          <w:color w:val="auto"/>
        </w:rPr>
        <w:t>Ecology Letters</w:t>
      </w:r>
      <w:r w:rsidRPr="003D29FB">
        <w:rPr>
          <w:color w:val="auto"/>
        </w:rPr>
        <w:t xml:space="preserve"> 12: 1250–1260. https://doi.org/10.1111/j.1461-0248.2009.01373.x</w:t>
      </w:r>
    </w:p>
    <w:p w14:paraId="5C990C5B" w14:textId="77777777" w:rsidR="003D29FB" w:rsidRPr="003D29FB" w:rsidRDefault="003D29FB" w:rsidP="003D29FB">
      <w:pPr>
        <w:pStyle w:val="Bibliography"/>
        <w:rPr>
          <w:color w:val="auto"/>
        </w:rPr>
      </w:pPr>
      <w:r w:rsidRPr="003D29FB">
        <w:rPr>
          <w:color w:val="auto"/>
        </w:rPr>
        <w:lastRenderedPageBreak/>
        <w:t xml:space="preserve">Nathan, R., and H. Muller-Landau. 2000. Spatial patterns of seed dispersal, their determinants and consequences for recruitment. </w:t>
      </w:r>
      <w:r w:rsidRPr="003D29FB">
        <w:rPr>
          <w:i/>
          <w:iCs/>
          <w:color w:val="auto"/>
        </w:rPr>
        <w:t>Trends in Ecology &amp; Evolution</w:t>
      </w:r>
      <w:r w:rsidRPr="003D29FB">
        <w:rPr>
          <w:color w:val="auto"/>
        </w:rPr>
        <w:t xml:space="preserve"> 15: 278–285. https://doi.org/10.1016/S0169-5347(00)01874-7</w:t>
      </w:r>
    </w:p>
    <w:p w14:paraId="767BEED9" w14:textId="77777777" w:rsidR="003D29FB" w:rsidRPr="003D29FB" w:rsidRDefault="003D29FB" w:rsidP="003D29FB">
      <w:pPr>
        <w:pStyle w:val="Bibliography"/>
        <w:rPr>
          <w:color w:val="auto"/>
        </w:rPr>
      </w:pPr>
      <w:r w:rsidRPr="003D29FB">
        <w:rPr>
          <w:color w:val="auto"/>
        </w:rPr>
        <w:t xml:space="preserve">Peters, H. A. 2007. The significance of small herbivores in structuring annual grassland. </w:t>
      </w:r>
      <w:r w:rsidRPr="003D29FB">
        <w:rPr>
          <w:i/>
          <w:iCs/>
          <w:color w:val="auto"/>
        </w:rPr>
        <w:t>Journal of Vegetation Science</w:t>
      </w:r>
      <w:r w:rsidRPr="003D29FB">
        <w:rPr>
          <w:color w:val="auto"/>
        </w:rPr>
        <w:t xml:space="preserve"> 18: 175–182. https://doi.org/10.1111/j.1654-1103.2007.tb02528.x</w:t>
      </w:r>
    </w:p>
    <w:p w14:paraId="0B86FB56" w14:textId="77777777" w:rsidR="003D29FB" w:rsidRPr="003D29FB" w:rsidRDefault="003D29FB" w:rsidP="003D29FB">
      <w:pPr>
        <w:pStyle w:val="Bibliography"/>
        <w:rPr>
          <w:color w:val="auto"/>
        </w:rPr>
      </w:pPr>
      <w:r w:rsidRPr="003D29FB">
        <w:rPr>
          <w:color w:val="auto"/>
        </w:rPr>
        <w:t xml:space="preserve">Piotto, D., D. Craven, F. Montagnini, M. Ashton, C. Oliver, and W. W. Thomas. 2019. Successional, spatial, and seasonal changes in seed rain in the Atlantic forest of southern Bahia, Brazil. A. Martínez-Yrízar [ed.]. </w:t>
      </w:r>
      <w:r w:rsidRPr="003D29FB">
        <w:rPr>
          <w:i/>
          <w:iCs/>
          <w:color w:val="auto"/>
        </w:rPr>
        <w:t>PLOS ONE</w:t>
      </w:r>
      <w:r w:rsidRPr="003D29FB">
        <w:rPr>
          <w:color w:val="auto"/>
        </w:rPr>
        <w:t xml:space="preserve"> 14: e0226474. https://doi.org/10.1371/journal.pone.0226474</w:t>
      </w:r>
    </w:p>
    <w:p w14:paraId="5464D980" w14:textId="77777777" w:rsidR="003D29FB" w:rsidRPr="003D29FB" w:rsidRDefault="003D29FB" w:rsidP="003D29FB">
      <w:pPr>
        <w:pStyle w:val="Bibliography"/>
        <w:rPr>
          <w:color w:val="auto"/>
        </w:rPr>
      </w:pPr>
      <w:r w:rsidRPr="003D29FB">
        <w:rPr>
          <w:color w:val="auto"/>
        </w:rPr>
        <w:t xml:space="preserve">Posit Team. 2024. </w:t>
      </w:r>
      <w:r w:rsidRPr="003D29FB">
        <w:rPr>
          <w:i/>
          <w:iCs/>
          <w:color w:val="auto"/>
        </w:rPr>
        <w:t>RStudio: Integrated Development Environment for R</w:t>
      </w:r>
      <w:r w:rsidRPr="003D29FB">
        <w:rPr>
          <w:color w:val="auto"/>
        </w:rPr>
        <w:t>. Posit Software, PBC, Boston, MA.</w:t>
      </w:r>
    </w:p>
    <w:p w14:paraId="3BF8D360" w14:textId="77777777" w:rsidR="003D29FB" w:rsidRPr="003D29FB" w:rsidRDefault="003D29FB" w:rsidP="003D29FB">
      <w:pPr>
        <w:pStyle w:val="Bibliography"/>
        <w:rPr>
          <w:color w:val="auto"/>
        </w:rPr>
      </w:pPr>
      <w:r w:rsidRPr="003D29FB">
        <w:rPr>
          <w:color w:val="auto"/>
        </w:rPr>
        <w:t xml:space="preserve">R Core Team. 2024. </w:t>
      </w:r>
      <w:r w:rsidRPr="003D29FB">
        <w:rPr>
          <w:i/>
          <w:iCs/>
          <w:color w:val="auto"/>
        </w:rPr>
        <w:t>R: A Language and Environment for Statistical Computing</w:t>
      </w:r>
      <w:r w:rsidRPr="003D29FB">
        <w:rPr>
          <w:color w:val="auto"/>
        </w:rPr>
        <w:t>. R Foundation for Statistical Computing, Vienna, Austria.</w:t>
      </w:r>
    </w:p>
    <w:p w14:paraId="53D1D57A" w14:textId="77777777" w:rsidR="003D29FB" w:rsidRPr="003D29FB" w:rsidRDefault="003D29FB" w:rsidP="003D29FB">
      <w:pPr>
        <w:pStyle w:val="Bibliography"/>
        <w:rPr>
          <w:color w:val="auto"/>
        </w:rPr>
      </w:pPr>
      <w:r w:rsidRPr="003D29FB">
        <w:rPr>
          <w:color w:val="auto"/>
        </w:rPr>
        <w:t xml:space="preserve">Rabinowitz, D., and J. K. Rapp. 1980. Seed rain in a North American tall grass prairie. </w:t>
      </w:r>
      <w:r w:rsidRPr="003D29FB">
        <w:rPr>
          <w:i/>
          <w:iCs/>
          <w:color w:val="auto"/>
        </w:rPr>
        <w:t>Journal of Applied Ecology</w:t>
      </w:r>
      <w:r w:rsidRPr="003D29FB">
        <w:rPr>
          <w:color w:val="auto"/>
        </w:rPr>
        <w:t xml:space="preserve"> 17: 793–802.</w:t>
      </w:r>
    </w:p>
    <w:p w14:paraId="33F78DBA" w14:textId="77777777" w:rsidR="003D29FB" w:rsidRPr="003D29FB" w:rsidRDefault="003D29FB" w:rsidP="003D29FB">
      <w:pPr>
        <w:pStyle w:val="Bibliography"/>
        <w:rPr>
          <w:color w:val="auto"/>
        </w:rPr>
      </w:pPr>
      <w:r w:rsidRPr="003D29FB">
        <w:rPr>
          <w:color w:val="auto"/>
        </w:rPr>
        <w:t xml:space="preserve">Radtke, T. M. 2011. Granivore seed-size preferences. </w:t>
      </w:r>
      <w:r w:rsidRPr="003D29FB">
        <w:rPr>
          <w:i/>
          <w:iCs/>
          <w:color w:val="auto"/>
        </w:rPr>
        <w:t>Seed Science Research</w:t>
      </w:r>
      <w:r w:rsidRPr="003D29FB">
        <w:rPr>
          <w:color w:val="auto"/>
        </w:rPr>
        <w:t xml:space="preserve"> 21: 81–83. https://doi.org/10.1017/S0960258511000031</w:t>
      </w:r>
    </w:p>
    <w:p w14:paraId="3B04DB55" w14:textId="77777777" w:rsidR="003D29FB" w:rsidRPr="003D29FB" w:rsidRDefault="003D29FB" w:rsidP="003D29FB">
      <w:pPr>
        <w:pStyle w:val="Bibliography"/>
        <w:rPr>
          <w:color w:val="auto"/>
        </w:rPr>
      </w:pPr>
      <w:r w:rsidRPr="003D29FB">
        <w:rPr>
          <w:color w:val="auto"/>
        </w:rPr>
        <w:t xml:space="preserve">Rey, P. J., J. L. Garrido, J. M. Alcántara, J. M. Ramírez, A. Aguilera, L. García, A. J. Manzaneda, et al. 2002. Spatial variation in ant and rodent post‐dispersal predation of vertebrate‐dispersed seeds. </w:t>
      </w:r>
      <w:r w:rsidRPr="003D29FB">
        <w:rPr>
          <w:i/>
          <w:iCs/>
          <w:color w:val="auto"/>
        </w:rPr>
        <w:t>Functional Ecology</w:t>
      </w:r>
      <w:r w:rsidRPr="003D29FB">
        <w:rPr>
          <w:color w:val="auto"/>
        </w:rPr>
        <w:t xml:space="preserve"> 16: 773–781. https://doi.org/10.1046/j.1365-2435.2002.00680.x</w:t>
      </w:r>
    </w:p>
    <w:p w14:paraId="445F1FA6" w14:textId="77777777" w:rsidR="003D29FB" w:rsidRPr="003D29FB" w:rsidRDefault="003D29FB" w:rsidP="003D29FB">
      <w:pPr>
        <w:pStyle w:val="Bibliography"/>
        <w:rPr>
          <w:color w:val="auto"/>
        </w:rPr>
      </w:pPr>
      <w:r w:rsidRPr="003D29FB">
        <w:rPr>
          <w:color w:val="auto"/>
        </w:rPr>
        <w:t xml:space="preserve">Rogers, H. S., E. R. Buhle, J. HilleRisLambers, E. C. Fricke, R. H. Miller, and J. J. Tewksbury. 2017. Effects of an invasive predator cascade to plants via mutualism disruption. </w:t>
      </w:r>
      <w:r w:rsidRPr="003D29FB">
        <w:rPr>
          <w:i/>
          <w:iCs/>
          <w:color w:val="auto"/>
        </w:rPr>
        <w:t>Nature Communications</w:t>
      </w:r>
      <w:r w:rsidRPr="003D29FB">
        <w:rPr>
          <w:color w:val="auto"/>
        </w:rPr>
        <w:t xml:space="preserve"> 8: 6–13. https://doi.org/10.1038/ncomms14557</w:t>
      </w:r>
    </w:p>
    <w:p w14:paraId="104DFFFF" w14:textId="77777777" w:rsidR="003D29FB" w:rsidRPr="003D29FB" w:rsidRDefault="003D29FB" w:rsidP="003D29FB">
      <w:pPr>
        <w:pStyle w:val="Bibliography"/>
        <w:rPr>
          <w:color w:val="auto"/>
        </w:rPr>
      </w:pPr>
      <w:r w:rsidRPr="003D29FB">
        <w:rPr>
          <w:color w:val="auto"/>
        </w:rPr>
        <w:t xml:space="preserve">Schott, G. W., and S. P. Hamburg. 1997. The seed rain and seed bank of an adjacent native tallgrass prairie and old field. </w:t>
      </w:r>
      <w:r w:rsidRPr="003D29FB">
        <w:rPr>
          <w:i/>
          <w:iCs/>
          <w:color w:val="auto"/>
        </w:rPr>
        <w:t>Canadian Journal of Botany</w:t>
      </w:r>
      <w:r w:rsidRPr="003D29FB">
        <w:rPr>
          <w:color w:val="auto"/>
        </w:rPr>
        <w:t xml:space="preserve"> 75: 1–7. https://doi.org/10.1139/b97-001</w:t>
      </w:r>
    </w:p>
    <w:p w14:paraId="1B628134" w14:textId="77777777" w:rsidR="003D29FB" w:rsidRPr="003D29FB" w:rsidRDefault="003D29FB" w:rsidP="003D29FB">
      <w:pPr>
        <w:pStyle w:val="Bibliography"/>
        <w:rPr>
          <w:color w:val="auto"/>
        </w:rPr>
      </w:pPr>
      <w:r w:rsidRPr="003D29FB">
        <w:rPr>
          <w:color w:val="auto"/>
        </w:rPr>
        <w:t xml:space="preserve">Schupp, E. W., and M. Fuentes. 1995. Spatial patterns of seed dispersal and the unification of plant population ecology. </w:t>
      </w:r>
      <w:r w:rsidRPr="003D29FB">
        <w:rPr>
          <w:i/>
          <w:iCs/>
          <w:color w:val="auto"/>
        </w:rPr>
        <w:t>Ecoscience</w:t>
      </w:r>
      <w:r w:rsidRPr="003D29FB">
        <w:rPr>
          <w:color w:val="auto"/>
        </w:rPr>
        <w:t xml:space="preserve"> 2: 267–275.</w:t>
      </w:r>
    </w:p>
    <w:p w14:paraId="2D0357C5" w14:textId="77777777" w:rsidR="003D29FB" w:rsidRPr="003D29FB" w:rsidRDefault="003D29FB" w:rsidP="003D29FB">
      <w:pPr>
        <w:pStyle w:val="Bibliography"/>
        <w:rPr>
          <w:color w:val="auto"/>
        </w:rPr>
      </w:pPr>
      <w:r w:rsidRPr="003D29FB">
        <w:rPr>
          <w:color w:val="auto"/>
        </w:rPr>
        <w:t xml:space="preserve">Simberloff, D. 2009. The role of propagule pressure in biological invasions. </w:t>
      </w:r>
      <w:r w:rsidRPr="003D29FB">
        <w:rPr>
          <w:i/>
          <w:iCs/>
          <w:color w:val="auto"/>
        </w:rPr>
        <w:t>Annual Review of Ecology, Evolution, and Systematics</w:t>
      </w:r>
      <w:r w:rsidRPr="003D29FB">
        <w:rPr>
          <w:color w:val="auto"/>
        </w:rPr>
        <w:t xml:space="preserve"> 40: 81–102. https://doi.org/10.1146/annurev.ecolsys.110308.120304</w:t>
      </w:r>
    </w:p>
    <w:p w14:paraId="744AFD06" w14:textId="77777777" w:rsidR="003D29FB" w:rsidRPr="003D29FB" w:rsidRDefault="003D29FB" w:rsidP="003D29FB">
      <w:pPr>
        <w:pStyle w:val="Bibliography"/>
        <w:rPr>
          <w:color w:val="auto"/>
        </w:rPr>
      </w:pPr>
      <w:r w:rsidRPr="003D29FB">
        <w:rPr>
          <w:color w:val="auto"/>
        </w:rPr>
        <w:lastRenderedPageBreak/>
        <w:t xml:space="preserve">Snyder, R. E., and P. Chesson. 2003. Local dispersal can facilitate coexistence in the presence of permanent spatial heterogeneity. </w:t>
      </w:r>
      <w:r w:rsidRPr="003D29FB">
        <w:rPr>
          <w:i/>
          <w:iCs/>
          <w:color w:val="auto"/>
        </w:rPr>
        <w:t>Ecology Letters</w:t>
      </w:r>
      <w:r w:rsidRPr="003D29FB">
        <w:rPr>
          <w:color w:val="auto"/>
        </w:rPr>
        <w:t xml:space="preserve"> 6: 301–309. https://doi.org/10.1046/j.1461-0248.2003.00434.x</w:t>
      </w:r>
    </w:p>
    <w:p w14:paraId="7BD9D4EC" w14:textId="77777777" w:rsidR="003D29FB" w:rsidRPr="003D29FB" w:rsidRDefault="003D29FB" w:rsidP="003D29FB">
      <w:pPr>
        <w:pStyle w:val="Bibliography"/>
        <w:rPr>
          <w:color w:val="auto"/>
        </w:rPr>
      </w:pPr>
      <w:r w:rsidRPr="003D29FB">
        <w:rPr>
          <w:color w:val="auto"/>
        </w:rPr>
        <w:t xml:space="preserve">Sperry, K. P., H. Hilfer, I. Lane, J. Petersen, P. M. Dixon, and L. L. Sullivan. 2019. Species diversity and dispersal traits alter biodiversity spillover in reconstructed grasslands. </w:t>
      </w:r>
      <w:r w:rsidRPr="003D29FB">
        <w:rPr>
          <w:i/>
          <w:iCs/>
          <w:color w:val="auto"/>
        </w:rPr>
        <w:t>Journal of Applied Ecology</w:t>
      </w:r>
      <w:r w:rsidRPr="003D29FB">
        <w:rPr>
          <w:color w:val="auto"/>
        </w:rPr>
        <w:t xml:space="preserve"> 56: 2216–2224. https://doi.org/10.1111/1365-2664.13469</w:t>
      </w:r>
    </w:p>
    <w:p w14:paraId="6ECA6AC7" w14:textId="77777777" w:rsidR="003D29FB" w:rsidRPr="003D29FB" w:rsidRDefault="003D29FB" w:rsidP="003D29FB">
      <w:pPr>
        <w:pStyle w:val="Bibliography"/>
        <w:rPr>
          <w:color w:val="auto"/>
        </w:rPr>
      </w:pPr>
      <w:r w:rsidRPr="003D29FB">
        <w:rPr>
          <w:color w:val="auto"/>
        </w:rPr>
        <w:t xml:space="preserve">Travis, J. M. J., K. Mustin, K. a. Bartoń, T. G. Benton, J. Clobert, M. M. Delgado, C. Dytham, et al. 2012. Modelling dispersal: an eco-evolutionary framework incorporating emigration, movement, settlement behaviour and the multiple costs involved. </w:t>
      </w:r>
      <w:r w:rsidRPr="003D29FB">
        <w:rPr>
          <w:i/>
          <w:iCs/>
          <w:color w:val="auto"/>
        </w:rPr>
        <w:t>Methods in Ecology and Evolution</w:t>
      </w:r>
      <w:r w:rsidRPr="003D29FB">
        <w:rPr>
          <w:color w:val="auto"/>
        </w:rPr>
        <w:t xml:space="preserve"> 3: 628–641. https://doi.org/10.1111/j.2041-210X.2012.00193.x</w:t>
      </w:r>
    </w:p>
    <w:p w14:paraId="666F36AC" w14:textId="77777777" w:rsidR="003D29FB" w:rsidRPr="003D29FB" w:rsidRDefault="003D29FB" w:rsidP="003D29FB">
      <w:pPr>
        <w:pStyle w:val="Bibliography"/>
        <w:rPr>
          <w:color w:val="auto"/>
        </w:rPr>
      </w:pPr>
      <w:r w:rsidRPr="003D29FB">
        <w:rPr>
          <w:color w:val="auto"/>
        </w:rPr>
        <w:t xml:space="preserve">Ulf Molau. 1996. Seed rain monitoring at ITEX sites. </w:t>
      </w:r>
      <w:r w:rsidRPr="003D29FB">
        <w:rPr>
          <w:i/>
          <w:iCs/>
          <w:color w:val="auto"/>
        </w:rPr>
        <w:t>In</w:t>
      </w:r>
      <w:r w:rsidRPr="003D29FB">
        <w:rPr>
          <w:color w:val="auto"/>
        </w:rPr>
        <w:t xml:space="preserve"> U. Molau, and P. Molgaard [eds], ITEX Manual, 42.</w:t>
      </w:r>
    </w:p>
    <w:p w14:paraId="5391515B" w14:textId="77777777" w:rsidR="003D29FB" w:rsidRPr="003D29FB" w:rsidRDefault="003D29FB" w:rsidP="003D29FB">
      <w:pPr>
        <w:pStyle w:val="Bibliography"/>
        <w:rPr>
          <w:color w:val="auto"/>
        </w:rPr>
      </w:pPr>
      <w:r w:rsidRPr="003D29FB">
        <w:rPr>
          <w:color w:val="auto"/>
        </w:rPr>
        <w:t xml:space="preserve">Vaz Ferreira, A., E. M. Bruna, and H. L. Vasconcelos. 2011. Seed predators limit plant recruitment in Neotropical savannas. </w:t>
      </w:r>
      <w:r w:rsidRPr="003D29FB">
        <w:rPr>
          <w:i/>
          <w:iCs/>
          <w:color w:val="auto"/>
        </w:rPr>
        <w:t>Oikos</w:t>
      </w:r>
      <w:r w:rsidRPr="003D29FB">
        <w:rPr>
          <w:color w:val="auto"/>
        </w:rPr>
        <w:t xml:space="preserve"> 120: 1013–1022. https://doi.org/10.1111/j.1600-0706.2010.19052.x</w:t>
      </w:r>
    </w:p>
    <w:p w14:paraId="08EAE6FB" w14:textId="77777777" w:rsidR="003D29FB" w:rsidRPr="003D29FB" w:rsidRDefault="003D29FB" w:rsidP="003D29FB">
      <w:pPr>
        <w:pStyle w:val="Bibliography"/>
        <w:rPr>
          <w:color w:val="auto"/>
        </w:rPr>
      </w:pPr>
      <w:r w:rsidRPr="003D29FB">
        <w:rPr>
          <w:color w:val="auto"/>
        </w:rPr>
        <w:t xml:space="preserve">Vellend, M. 2010. Conceptual synthesis in community ecology. </w:t>
      </w:r>
      <w:r w:rsidRPr="003D29FB">
        <w:rPr>
          <w:i/>
          <w:iCs/>
          <w:color w:val="auto"/>
        </w:rPr>
        <w:t>The Quarterly Review of Biology</w:t>
      </w:r>
      <w:r w:rsidRPr="003D29FB">
        <w:rPr>
          <w:color w:val="auto"/>
        </w:rPr>
        <w:t xml:space="preserve"> 85: 183–206.</w:t>
      </w:r>
    </w:p>
    <w:p w14:paraId="36ABD345" w14:textId="77777777" w:rsidR="003D29FB" w:rsidRPr="003D29FB" w:rsidRDefault="003D29FB" w:rsidP="003D29FB">
      <w:pPr>
        <w:pStyle w:val="Bibliography"/>
        <w:rPr>
          <w:color w:val="auto"/>
        </w:rPr>
      </w:pPr>
      <w:r w:rsidRPr="003D29FB">
        <w:rPr>
          <w:color w:val="auto"/>
        </w:rPr>
        <w:t>Vellend, M. 2016. The theory of ecological communities. Princeton University Press.</w:t>
      </w:r>
    </w:p>
    <w:p w14:paraId="78D4DEB9" w14:textId="77777777" w:rsidR="003D29FB" w:rsidRPr="003D29FB" w:rsidRDefault="003D29FB" w:rsidP="003D29FB">
      <w:pPr>
        <w:pStyle w:val="Bibliography"/>
        <w:rPr>
          <w:color w:val="auto"/>
        </w:rPr>
      </w:pPr>
      <w:r w:rsidRPr="003D29FB">
        <w:rPr>
          <w:color w:val="auto"/>
        </w:rPr>
        <w:t xml:space="preserve">Von Der Lippe, M., and I. Kowarik. 2007. Long-Distance Dispersal of Plants by Vehicles as a Driver of Plant Invasions. </w:t>
      </w:r>
      <w:r w:rsidRPr="003D29FB">
        <w:rPr>
          <w:i/>
          <w:iCs/>
          <w:color w:val="auto"/>
        </w:rPr>
        <w:t>Conservation Biology</w:t>
      </w:r>
      <w:r w:rsidRPr="003D29FB">
        <w:rPr>
          <w:color w:val="auto"/>
        </w:rPr>
        <w:t xml:space="preserve"> 21: 986–996. https://doi.org/10.1111/j.1523-1739.2007.00722.x</w:t>
      </w:r>
    </w:p>
    <w:p w14:paraId="19714530" w14:textId="77777777" w:rsidR="003D29FB" w:rsidRPr="003D29FB" w:rsidRDefault="003D29FB" w:rsidP="003D29FB">
      <w:pPr>
        <w:pStyle w:val="Bibliography"/>
        <w:rPr>
          <w:color w:val="auto"/>
        </w:rPr>
      </w:pPr>
      <w:r w:rsidRPr="003D29FB">
        <w:rPr>
          <w:color w:val="auto"/>
        </w:rPr>
        <w:t xml:space="preserve">Wälder, K., W. Näther, and S. Wagner. 2009. Improving inverse model fitting in trees—Anisotropy, multiplicative effects, and Bayes estimation. </w:t>
      </w:r>
      <w:r w:rsidRPr="003D29FB">
        <w:rPr>
          <w:i/>
          <w:iCs/>
          <w:color w:val="auto"/>
        </w:rPr>
        <w:t>Ecological Modelling</w:t>
      </w:r>
      <w:r w:rsidRPr="003D29FB">
        <w:rPr>
          <w:color w:val="auto"/>
        </w:rPr>
        <w:t xml:space="preserve"> 220: 1044–1053. https://doi.org/10.1016/j.ecolmodel.2009.01.034</w:t>
      </w:r>
    </w:p>
    <w:p w14:paraId="2977FE28" w14:textId="77777777" w:rsidR="003D29FB" w:rsidRPr="003D29FB" w:rsidRDefault="003D29FB" w:rsidP="003D29FB">
      <w:pPr>
        <w:pStyle w:val="Bibliography"/>
        <w:rPr>
          <w:color w:val="auto"/>
        </w:rPr>
      </w:pPr>
      <w:r w:rsidRPr="003D29FB">
        <w:rPr>
          <w:color w:val="auto"/>
        </w:rPr>
        <w:t xml:space="preserve">West, Neil. E., and S. Durham. 1991. Seed Rain On and Near a Coal Stripmine in Southwestern Wyoming. </w:t>
      </w:r>
      <w:r w:rsidRPr="003D29FB">
        <w:rPr>
          <w:i/>
          <w:iCs/>
          <w:color w:val="auto"/>
        </w:rPr>
        <w:t>Proceedings of the American Society of Mining and Reclamation</w:t>
      </w:r>
      <w:r w:rsidRPr="003D29FB">
        <w:rPr>
          <w:color w:val="auto"/>
        </w:rPr>
        <w:t>: 573–582.</w:t>
      </w:r>
    </w:p>
    <w:p w14:paraId="7B5E1573" w14:textId="77777777" w:rsidR="003D29FB" w:rsidRPr="003D29FB" w:rsidRDefault="003D29FB" w:rsidP="003D29FB">
      <w:pPr>
        <w:pStyle w:val="Bibliography"/>
        <w:rPr>
          <w:color w:val="auto"/>
        </w:rPr>
      </w:pPr>
      <w:r w:rsidRPr="003D29FB">
        <w:rPr>
          <w:color w:val="auto"/>
        </w:rPr>
        <w:t xml:space="preserve">Wickham, H., M. Averick, J. Bryan, W. Chang, L. D. McGowan, R. François, G. Grolemund, et al. 2019. Welcome to the Tidyverse. </w:t>
      </w:r>
      <w:r w:rsidRPr="003D29FB">
        <w:rPr>
          <w:i/>
          <w:iCs/>
          <w:color w:val="auto"/>
        </w:rPr>
        <w:t>Journal of Open Source Software</w:t>
      </w:r>
      <w:r w:rsidRPr="003D29FB">
        <w:rPr>
          <w:color w:val="auto"/>
        </w:rPr>
        <w:t xml:space="preserve"> 4: 1686. https://doi.org/10.21105/joss.01686</w:t>
      </w:r>
    </w:p>
    <w:p w14:paraId="6369E392" w14:textId="77777777" w:rsidR="003D29FB" w:rsidRPr="003D29FB" w:rsidRDefault="003D29FB" w:rsidP="003D29FB">
      <w:pPr>
        <w:pStyle w:val="Bibliography"/>
        <w:rPr>
          <w:color w:val="auto"/>
        </w:rPr>
      </w:pPr>
      <w:r w:rsidRPr="003D29FB">
        <w:rPr>
          <w:color w:val="auto"/>
        </w:rPr>
        <w:t xml:space="preserve">Willand, J. E., S. G. Baer, and D. J. Gibson. 2015. Propagule abundance and richness are equivalent or higher in communities restored with local ecotypes relative to cultivars of dominant species. M. Zobel [ed.]. </w:t>
      </w:r>
      <w:r w:rsidRPr="003D29FB">
        <w:rPr>
          <w:i/>
          <w:iCs/>
          <w:color w:val="auto"/>
        </w:rPr>
        <w:t>Journal of Vegetation Science</w:t>
      </w:r>
      <w:r w:rsidRPr="003D29FB">
        <w:rPr>
          <w:color w:val="auto"/>
        </w:rPr>
        <w:t xml:space="preserve"> 26: 421–430. https://doi.org/10.1111/jvs.12257</w:t>
      </w:r>
    </w:p>
    <w:p w14:paraId="704C4F8C" w14:textId="77777777" w:rsidR="003D29FB" w:rsidRPr="003D29FB" w:rsidRDefault="003D29FB" w:rsidP="003D29FB">
      <w:pPr>
        <w:pStyle w:val="Bibliography"/>
        <w:rPr>
          <w:color w:val="auto"/>
        </w:rPr>
      </w:pPr>
      <w:r w:rsidRPr="003D29FB">
        <w:rPr>
          <w:color w:val="auto"/>
        </w:rPr>
        <w:lastRenderedPageBreak/>
        <w:t xml:space="preserve">Wolters, M., J. Geertsema, E. R. Chang, R. M. Veeneklaas, P. D. Carey, and J. P. Bakker. 2004. Astroturf seed traps for studying hydrochory. </w:t>
      </w:r>
      <w:r w:rsidRPr="003D29FB">
        <w:rPr>
          <w:i/>
          <w:iCs/>
          <w:color w:val="auto"/>
        </w:rPr>
        <w:t>Functional Ecology</w:t>
      </w:r>
      <w:r w:rsidRPr="003D29FB">
        <w:rPr>
          <w:color w:val="auto"/>
        </w:rPr>
        <w:t xml:space="preserve"> 18: 141–147. https://doi.org/10.1111/j.1365-2435.2004.00813.x</w:t>
      </w:r>
    </w:p>
    <w:p w14:paraId="3A94A333" w14:textId="77777777" w:rsidR="003D29FB" w:rsidRPr="003D29FB" w:rsidRDefault="003D29FB" w:rsidP="003D29FB">
      <w:pPr>
        <w:pStyle w:val="Bibliography"/>
        <w:rPr>
          <w:color w:val="auto"/>
        </w:rPr>
      </w:pPr>
      <w:r w:rsidRPr="003D29FB">
        <w:rPr>
          <w:color w:val="auto"/>
        </w:rPr>
        <w:t xml:space="preserve">Wynne, K. C., M. J. Parker‐Smith, E. M. Murdock, and L. L. Sullivan. 2024. Quantifying seed rain patterns in a remnant and a chronosequence of restored tallgrass prairies in north central Missouri. </w:t>
      </w:r>
      <w:r w:rsidRPr="003D29FB">
        <w:rPr>
          <w:i/>
          <w:iCs/>
          <w:color w:val="auto"/>
        </w:rPr>
        <w:t>Journal of Applied Ecology</w:t>
      </w:r>
      <w:r w:rsidRPr="003D29FB">
        <w:rPr>
          <w:color w:val="auto"/>
        </w:rPr>
        <w:t xml:space="preserve"> 61: 3017–3027. https://doi.org/10.1111/1365-2664.14806</w:t>
      </w:r>
    </w:p>
    <w:p w14:paraId="15AADF2D" w14:textId="7345A03C" w:rsidR="00EE78D9" w:rsidRDefault="00410789" w:rsidP="003D29FB">
      <w:pPr>
        <w:pStyle w:val="Bibliography"/>
        <w:rPr>
          <w:rFonts w:ascii="Times New Roman" w:hAnsi="Times New Roman" w:cs="Times New Roman"/>
        </w:rPr>
      </w:pPr>
      <w:r>
        <w:rPr>
          <w:rFonts w:ascii="Times New Roman" w:hAnsi="Times New Roman" w:cs="Times New Roman"/>
        </w:rPr>
        <w:fldChar w:fldCharType="end"/>
      </w:r>
      <w:r w:rsidR="00EE78D9">
        <w:rPr>
          <w:rFonts w:ascii="Times New Roman" w:hAnsi="Times New Roman" w:cs="Times New Roman"/>
        </w:rPr>
        <w:br w:type="page"/>
      </w:r>
    </w:p>
    <w:p w14:paraId="383D57BE" w14:textId="77777777" w:rsidR="00EE78D9" w:rsidRDefault="00EE78D9">
      <w:pPr>
        <w:spacing w:after="160" w:line="278" w:lineRule="auto"/>
        <w:ind w:left="0" w:firstLine="0"/>
        <w:rPr>
          <w:rFonts w:ascii="Times New Roman" w:hAnsi="Times New Roman" w:cs="Times New Roman"/>
        </w:rPr>
      </w:pPr>
    </w:p>
    <w:tbl>
      <w:tblPr>
        <w:tblStyle w:val="TableGrid"/>
        <w:tblW w:w="8671" w:type="dxa"/>
        <w:tblInd w:w="689" w:type="dxa"/>
        <w:tblLayout w:type="fixed"/>
        <w:tblCellMar>
          <w:top w:w="58" w:type="dxa"/>
          <w:right w:w="115" w:type="dxa"/>
        </w:tblCellMar>
        <w:tblLook w:val="04A0" w:firstRow="1" w:lastRow="0" w:firstColumn="1" w:lastColumn="0" w:noHBand="0" w:noVBand="1"/>
      </w:tblPr>
      <w:tblGrid>
        <w:gridCol w:w="1137"/>
        <w:gridCol w:w="1594"/>
        <w:gridCol w:w="3780"/>
        <w:gridCol w:w="2160"/>
      </w:tblGrid>
      <w:tr w:rsidR="00B71441" w:rsidRPr="00150A35" w14:paraId="06672802" w14:textId="77777777" w:rsidTr="00B71441">
        <w:trPr>
          <w:trHeight w:val="326"/>
        </w:trPr>
        <w:tc>
          <w:tcPr>
            <w:tcW w:w="1137" w:type="dxa"/>
            <w:tcBorders>
              <w:top w:val="single" w:sz="3" w:space="0" w:color="000000"/>
              <w:left w:val="nil"/>
              <w:bottom w:val="single" w:sz="3" w:space="0" w:color="000000"/>
              <w:right w:val="nil"/>
            </w:tcBorders>
          </w:tcPr>
          <w:p w14:paraId="246EEAEB"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Site</w:t>
            </w:r>
          </w:p>
        </w:tc>
        <w:tc>
          <w:tcPr>
            <w:tcW w:w="1594" w:type="dxa"/>
            <w:tcBorders>
              <w:top w:val="single" w:sz="3" w:space="0" w:color="000000"/>
              <w:left w:val="nil"/>
              <w:bottom w:val="single" w:sz="3" w:space="0" w:color="000000"/>
              <w:right w:val="nil"/>
            </w:tcBorders>
          </w:tcPr>
          <w:p w14:paraId="4E3711DC" w14:textId="77777777" w:rsidR="00097897" w:rsidRPr="00150A35" w:rsidRDefault="003D29FB">
            <w:pPr>
              <w:spacing w:after="0" w:line="259" w:lineRule="auto"/>
              <w:ind w:left="0" w:right="331" w:firstLine="0"/>
              <w:rPr>
                <w:rFonts w:ascii="Times New Roman" w:hAnsi="Times New Roman" w:cs="Times New Roman"/>
              </w:rPr>
              <w:pPrChange w:id="250" w:author="Sullivan, Lauren" w:date="2025-10-08T11:37:00Z" w16du:dateUtc="2025-10-08T16:37:00Z">
                <w:pPr>
                  <w:spacing w:after="0" w:line="259" w:lineRule="auto"/>
                  <w:ind w:left="0" w:firstLine="0"/>
                </w:pPr>
              </w:pPrChange>
            </w:pPr>
            <w:r w:rsidRPr="00150A35">
              <w:rPr>
                <w:rFonts w:ascii="Times New Roman" w:hAnsi="Times New Roman" w:cs="Times New Roman"/>
              </w:rPr>
              <w:t>Family</w:t>
            </w:r>
          </w:p>
        </w:tc>
        <w:tc>
          <w:tcPr>
            <w:tcW w:w="3780" w:type="dxa"/>
            <w:tcBorders>
              <w:top w:val="single" w:sz="3" w:space="0" w:color="000000"/>
              <w:left w:val="nil"/>
              <w:bottom w:val="single" w:sz="3" w:space="0" w:color="000000"/>
              <w:right w:val="nil"/>
            </w:tcBorders>
          </w:tcPr>
          <w:p w14:paraId="31B5129E"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Species</w:t>
            </w:r>
          </w:p>
        </w:tc>
        <w:tc>
          <w:tcPr>
            <w:tcW w:w="2160" w:type="dxa"/>
            <w:tcBorders>
              <w:top w:val="single" w:sz="3" w:space="0" w:color="000000"/>
              <w:left w:val="nil"/>
              <w:bottom w:val="single" w:sz="3" w:space="0" w:color="000000"/>
              <w:right w:val="nil"/>
            </w:tcBorders>
          </w:tcPr>
          <w:p w14:paraId="0A980E3E"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Seed Mass (mg)</w:t>
            </w:r>
          </w:p>
        </w:tc>
      </w:tr>
      <w:tr w:rsidR="00B71441" w:rsidRPr="00150A35" w14:paraId="18214107" w14:textId="77777777" w:rsidTr="00B71441">
        <w:trPr>
          <w:trHeight w:val="319"/>
        </w:trPr>
        <w:tc>
          <w:tcPr>
            <w:tcW w:w="1137" w:type="dxa"/>
            <w:tcBorders>
              <w:top w:val="single" w:sz="3" w:space="0" w:color="000000"/>
              <w:left w:val="nil"/>
              <w:bottom w:val="nil"/>
              <w:right w:val="nil"/>
            </w:tcBorders>
          </w:tcPr>
          <w:p w14:paraId="3E769324" w14:textId="77777777" w:rsidR="003010EF" w:rsidRPr="00150A35" w:rsidRDefault="003010EF" w:rsidP="003010EF">
            <w:pPr>
              <w:spacing w:after="0" w:line="259" w:lineRule="auto"/>
              <w:ind w:left="120" w:firstLine="0"/>
              <w:rPr>
                <w:rFonts w:ascii="Times New Roman" w:hAnsi="Times New Roman" w:cs="Times New Roman"/>
              </w:rPr>
            </w:pPr>
            <w:r w:rsidRPr="00150A35">
              <w:rPr>
                <w:rFonts w:ascii="Times New Roman" w:hAnsi="Times New Roman" w:cs="Times New Roman"/>
              </w:rPr>
              <w:t>Colorado</w:t>
            </w:r>
          </w:p>
        </w:tc>
        <w:tc>
          <w:tcPr>
            <w:tcW w:w="1594" w:type="dxa"/>
            <w:tcBorders>
              <w:top w:val="single" w:sz="3" w:space="0" w:color="000000"/>
              <w:left w:val="nil"/>
              <w:bottom w:val="nil"/>
              <w:right w:val="nil"/>
            </w:tcBorders>
          </w:tcPr>
          <w:p w14:paraId="65F7B1AE" w14:textId="2EAA2D3D" w:rsidR="003010EF" w:rsidRPr="00150A35" w:rsidRDefault="003010EF">
            <w:pPr>
              <w:spacing w:after="0" w:line="259" w:lineRule="auto"/>
              <w:ind w:left="0" w:right="331" w:firstLine="0"/>
              <w:rPr>
                <w:rFonts w:ascii="Times New Roman" w:hAnsi="Times New Roman" w:cs="Times New Roman"/>
              </w:rPr>
              <w:pPrChange w:id="251" w:author="Sullivan, Lauren" w:date="2025-10-08T11:37:00Z" w16du:dateUtc="2025-10-08T16:37:00Z">
                <w:pPr>
                  <w:spacing w:after="0" w:line="259" w:lineRule="auto"/>
                  <w:ind w:left="0" w:firstLine="0"/>
                </w:pPr>
              </w:pPrChange>
            </w:pPr>
            <w:ins w:id="252" w:author="Sullivan, Lauren" w:date="2025-10-08T11:28:00Z" w16du:dateUtc="2025-10-08T16:28:00Z">
              <w:r w:rsidRPr="00150A35">
                <w:rPr>
                  <w:rFonts w:ascii="Times New Roman" w:hAnsi="Times New Roman" w:cs="Times New Roman"/>
                </w:rPr>
                <w:t>Agavaceae</w:t>
              </w:r>
            </w:ins>
            <w:del w:id="253" w:author="Sullivan, Lauren" w:date="2025-10-08T11:28:00Z" w16du:dateUtc="2025-10-08T16:28:00Z">
              <w:r w:rsidRPr="00150A35" w:rsidDel="008C5163">
                <w:rPr>
                  <w:rFonts w:ascii="Times New Roman" w:hAnsi="Times New Roman" w:cs="Times New Roman"/>
                </w:rPr>
                <w:delText>Fabaceae</w:delText>
              </w:r>
            </w:del>
          </w:p>
        </w:tc>
        <w:tc>
          <w:tcPr>
            <w:tcW w:w="3780" w:type="dxa"/>
            <w:tcBorders>
              <w:top w:val="single" w:sz="3" w:space="0" w:color="000000"/>
              <w:left w:val="nil"/>
              <w:bottom w:val="nil"/>
              <w:right w:val="nil"/>
            </w:tcBorders>
          </w:tcPr>
          <w:p w14:paraId="6A6845BD" w14:textId="1A472151" w:rsidR="003010EF" w:rsidRPr="00150A35" w:rsidRDefault="003010EF" w:rsidP="003010EF">
            <w:pPr>
              <w:spacing w:after="0" w:line="259" w:lineRule="auto"/>
              <w:ind w:left="0" w:firstLine="0"/>
              <w:rPr>
                <w:rFonts w:ascii="Times New Roman" w:hAnsi="Times New Roman" w:cs="Times New Roman"/>
              </w:rPr>
            </w:pPr>
            <w:ins w:id="254" w:author="Sullivan, Lauren" w:date="2025-10-08T11:28:00Z" w16du:dateUtc="2025-10-08T16:28:00Z">
              <w:r w:rsidRPr="00150A35">
                <w:rPr>
                  <w:rFonts w:ascii="Times New Roman" w:hAnsi="Times New Roman" w:cs="Times New Roman"/>
                  <w:i/>
                </w:rPr>
                <w:t>Yucca glauca</w:t>
              </w:r>
            </w:ins>
            <w:ins w:id="255" w:author="Sullivan, Lauren" w:date="2025-10-08T11:34:00Z" w16du:dateUtc="2025-10-08T16:34:00Z">
              <w:r w:rsidR="00B71441">
                <w:rPr>
                  <w:rFonts w:ascii="Times New Roman" w:hAnsi="Times New Roman" w:cs="Times New Roman"/>
                  <w:i/>
                </w:rPr>
                <w:t xml:space="preserve"> </w:t>
              </w:r>
              <w:r w:rsidR="00B71441" w:rsidRPr="00B71441">
                <w:rPr>
                  <w:rFonts w:ascii="Times New Roman" w:hAnsi="Times New Roman" w:cs="Times New Roman"/>
                  <w:iCs/>
                  <w:sz w:val="20"/>
                  <w:szCs w:val="20"/>
                  <w:rPrChange w:id="256" w:author="Sullivan, Lauren" w:date="2025-10-08T11:40:00Z" w16du:dateUtc="2025-10-08T16:40:00Z">
                    <w:rPr>
                      <w:rFonts w:ascii="Times New Roman" w:hAnsi="Times New Roman" w:cs="Times New Roman"/>
                      <w:iCs/>
                    </w:rPr>
                  </w:rPrChange>
                </w:rPr>
                <w:t>(Nuttal</w:t>
              </w:r>
            </w:ins>
            <w:ins w:id="257" w:author="Sullivan, Lauren" w:date="2025-10-08T11:35:00Z" w16du:dateUtc="2025-10-08T16:35:00Z">
              <w:r w:rsidR="00B71441" w:rsidRPr="00B71441">
                <w:rPr>
                  <w:rFonts w:ascii="Times New Roman" w:hAnsi="Times New Roman" w:cs="Times New Roman"/>
                  <w:iCs/>
                  <w:sz w:val="20"/>
                  <w:szCs w:val="20"/>
                  <w:rPrChange w:id="258" w:author="Sullivan, Lauren" w:date="2025-10-08T11:40:00Z" w16du:dateUtc="2025-10-08T16:40:00Z">
                    <w:rPr>
                      <w:rFonts w:ascii="Times New Roman" w:hAnsi="Times New Roman" w:cs="Times New Roman"/>
                      <w:iCs/>
                    </w:rPr>
                  </w:rPrChange>
                </w:rPr>
                <w:t>l</w:t>
              </w:r>
            </w:ins>
            <w:ins w:id="259" w:author="Sullivan, Lauren" w:date="2025-10-08T11:34:00Z" w16du:dateUtc="2025-10-08T16:34:00Z">
              <w:r w:rsidR="00B71441" w:rsidRPr="00B71441">
                <w:rPr>
                  <w:rFonts w:ascii="Times New Roman" w:hAnsi="Times New Roman" w:cs="Times New Roman"/>
                  <w:iCs/>
                  <w:sz w:val="20"/>
                  <w:szCs w:val="20"/>
                  <w:rPrChange w:id="260" w:author="Sullivan, Lauren" w:date="2025-10-08T11:40:00Z" w16du:dateUtc="2025-10-08T16:40:00Z">
                    <w:rPr>
                      <w:rFonts w:ascii="Times New Roman" w:hAnsi="Times New Roman" w:cs="Times New Roman"/>
                      <w:iCs/>
                    </w:rPr>
                  </w:rPrChange>
                </w:rPr>
                <w:t>)</w:t>
              </w:r>
            </w:ins>
            <w:del w:id="261" w:author="Sullivan, Lauren" w:date="2025-10-08T11:28:00Z" w16du:dateUtc="2025-10-08T16:28:00Z">
              <w:r w:rsidRPr="00150A35" w:rsidDel="008C5163">
                <w:rPr>
                  <w:rFonts w:ascii="Times New Roman" w:hAnsi="Times New Roman" w:cs="Times New Roman"/>
                  <w:i/>
                </w:rPr>
                <w:delText>Amorpha fruticosa</w:delText>
              </w:r>
            </w:del>
          </w:p>
        </w:tc>
        <w:tc>
          <w:tcPr>
            <w:tcW w:w="2160" w:type="dxa"/>
            <w:tcBorders>
              <w:top w:val="single" w:sz="3" w:space="0" w:color="000000"/>
              <w:left w:val="nil"/>
              <w:bottom w:val="nil"/>
              <w:right w:val="nil"/>
            </w:tcBorders>
          </w:tcPr>
          <w:p w14:paraId="3D484238" w14:textId="6A54343D" w:rsidR="003010EF" w:rsidRPr="00150A35" w:rsidRDefault="003010EF" w:rsidP="003010EF">
            <w:pPr>
              <w:spacing w:after="0" w:line="259" w:lineRule="auto"/>
              <w:ind w:left="0" w:firstLine="0"/>
              <w:rPr>
                <w:rFonts w:ascii="Times New Roman" w:hAnsi="Times New Roman" w:cs="Times New Roman"/>
              </w:rPr>
            </w:pPr>
            <w:ins w:id="262" w:author="Sullivan, Lauren" w:date="2025-10-08T11:28:00Z" w16du:dateUtc="2025-10-08T16:28:00Z">
              <w:r w:rsidRPr="00150A35">
                <w:rPr>
                  <w:rFonts w:ascii="Times New Roman" w:hAnsi="Times New Roman" w:cs="Times New Roman"/>
                </w:rPr>
                <w:t>19.902 (± 0.518)</w:t>
              </w:r>
            </w:ins>
            <w:del w:id="263" w:author="Sullivan, Lauren" w:date="2025-10-08T11:28:00Z" w16du:dateUtc="2025-10-08T16:28:00Z">
              <w:r w:rsidRPr="00150A35" w:rsidDel="008C5163">
                <w:rPr>
                  <w:rFonts w:ascii="Times New Roman" w:hAnsi="Times New Roman" w:cs="Times New Roman"/>
                </w:rPr>
                <w:delText>7.543 (± 0.243)</w:delText>
              </w:r>
            </w:del>
          </w:p>
        </w:tc>
      </w:tr>
      <w:tr w:rsidR="00B71441" w:rsidRPr="00150A35" w14:paraId="1774537B" w14:textId="77777777" w:rsidTr="00B71441">
        <w:trPr>
          <w:trHeight w:val="318"/>
        </w:trPr>
        <w:tc>
          <w:tcPr>
            <w:tcW w:w="1137" w:type="dxa"/>
            <w:tcBorders>
              <w:top w:val="nil"/>
              <w:left w:val="nil"/>
              <w:bottom w:val="nil"/>
              <w:right w:val="nil"/>
            </w:tcBorders>
          </w:tcPr>
          <w:p w14:paraId="4EC8657C"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78EA2BDF" w14:textId="2345F321" w:rsidR="003010EF" w:rsidRPr="00150A35" w:rsidRDefault="003010EF">
            <w:pPr>
              <w:spacing w:after="0" w:line="259" w:lineRule="auto"/>
              <w:ind w:left="0" w:right="331" w:firstLine="0"/>
              <w:rPr>
                <w:rFonts w:ascii="Times New Roman" w:hAnsi="Times New Roman" w:cs="Times New Roman"/>
              </w:rPr>
              <w:pPrChange w:id="264" w:author="Sullivan, Lauren" w:date="2025-10-08T11:37:00Z" w16du:dateUtc="2025-10-08T16:37:00Z">
                <w:pPr>
                  <w:spacing w:after="0" w:line="259" w:lineRule="auto"/>
                  <w:ind w:left="0" w:firstLine="0"/>
                </w:pPr>
              </w:pPrChange>
            </w:pPr>
            <w:proofErr w:type="spellStart"/>
            <w:ins w:id="265" w:author="Sullivan, Lauren" w:date="2025-10-08T11:28:00Z" w16du:dateUtc="2025-10-08T16:28:00Z">
              <w:r w:rsidRPr="00150A35">
                <w:rPr>
                  <w:rFonts w:ascii="Times New Roman" w:hAnsi="Times New Roman" w:cs="Times New Roman"/>
                </w:rPr>
                <w:t>Poaceae</w:t>
              </w:r>
            </w:ins>
            <w:proofErr w:type="spellEnd"/>
            <w:del w:id="266" w:author="Sullivan, Lauren" w:date="2025-10-08T11:28:00Z" w16du:dateUtc="2025-10-08T16:28:00Z">
              <w:r w:rsidRPr="00150A35" w:rsidDel="003010EF">
                <w:rPr>
                  <w:rFonts w:ascii="Times New Roman" w:hAnsi="Times New Roman" w:cs="Times New Roman"/>
                </w:rPr>
                <w:delText>Poaceae</w:delText>
              </w:r>
            </w:del>
          </w:p>
        </w:tc>
        <w:tc>
          <w:tcPr>
            <w:tcW w:w="3780" w:type="dxa"/>
            <w:tcBorders>
              <w:top w:val="nil"/>
              <w:left w:val="nil"/>
              <w:bottom w:val="nil"/>
              <w:right w:val="nil"/>
            </w:tcBorders>
          </w:tcPr>
          <w:p w14:paraId="4AA20472" w14:textId="09DBF37C" w:rsidR="003010EF" w:rsidRPr="00150A35" w:rsidRDefault="003010EF" w:rsidP="003010EF">
            <w:pPr>
              <w:spacing w:after="0" w:line="259" w:lineRule="auto"/>
              <w:ind w:left="0" w:firstLine="0"/>
              <w:rPr>
                <w:rFonts w:ascii="Times New Roman" w:hAnsi="Times New Roman" w:cs="Times New Roman"/>
              </w:rPr>
            </w:pPr>
            <w:proofErr w:type="spellStart"/>
            <w:ins w:id="267" w:author="Sullivan, Lauren" w:date="2025-10-08T11:28:00Z" w16du:dateUtc="2025-10-08T16:28:00Z">
              <w:r w:rsidRPr="00150A35">
                <w:rPr>
                  <w:rFonts w:ascii="Times New Roman" w:hAnsi="Times New Roman" w:cs="Times New Roman"/>
                  <w:i/>
                </w:rPr>
                <w:t>Buchloe</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dactyloides</w:t>
              </w:r>
            </w:ins>
            <w:proofErr w:type="spellEnd"/>
            <w:ins w:id="268" w:author="Sullivan, Lauren" w:date="2025-10-08T11:34:00Z" w16du:dateUtc="2025-10-08T16:34:00Z">
              <w:r w:rsidR="00B71441">
                <w:rPr>
                  <w:rFonts w:ascii="Times New Roman" w:hAnsi="Times New Roman" w:cs="Times New Roman"/>
                  <w:iCs/>
                </w:rPr>
                <w:t xml:space="preserve"> </w:t>
              </w:r>
            </w:ins>
            <w:ins w:id="269" w:author="Sullivan, Lauren" w:date="2025-10-08T11:35:00Z" w16du:dateUtc="2025-10-08T16:35:00Z">
              <w:r w:rsidR="00B71441" w:rsidRPr="00B71441">
                <w:rPr>
                  <w:rFonts w:ascii="Times New Roman" w:hAnsi="Times New Roman" w:cs="Times New Roman"/>
                  <w:iCs/>
                  <w:sz w:val="20"/>
                  <w:szCs w:val="20"/>
                  <w:rPrChange w:id="270" w:author="Sullivan, Lauren" w:date="2025-10-08T11:40:00Z" w16du:dateUtc="2025-10-08T16:40:00Z">
                    <w:rPr>
                      <w:rFonts w:ascii="Times New Roman" w:hAnsi="Times New Roman" w:cs="Times New Roman"/>
                      <w:iCs/>
                    </w:rPr>
                  </w:rPrChange>
                </w:rPr>
                <w:t>(Nut</w:t>
              </w:r>
            </w:ins>
            <w:ins w:id="271" w:author="Sullivan, Lauren" w:date="2025-10-08T11:40:00Z" w16du:dateUtc="2025-10-08T16:40:00Z">
              <w:r w:rsidR="00B71441">
                <w:rPr>
                  <w:rFonts w:ascii="Times New Roman" w:hAnsi="Times New Roman" w:cs="Times New Roman"/>
                  <w:iCs/>
                  <w:sz w:val="20"/>
                  <w:szCs w:val="20"/>
                </w:rPr>
                <w:t>t.</w:t>
              </w:r>
            </w:ins>
            <w:ins w:id="272" w:author="Sullivan, Lauren" w:date="2025-10-08T11:35:00Z" w16du:dateUtc="2025-10-08T16:35:00Z">
              <w:r w:rsidR="00B71441" w:rsidRPr="00B71441">
                <w:rPr>
                  <w:rFonts w:ascii="Times New Roman" w:hAnsi="Times New Roman" w:cs="Times New Roman"/>
                  <w:iCs/>
                  <w:sz w:val="20"/>
                  <w:szCs w:val="20"/>
                  <w:rPrChange w:id="273" w:author="Sullivan, Lauren" w:date="2025-10-08T11:40:00Z" w16du:dateUtc="2025-10-08T16:40:00Z">
                    <w:rPr>
                      <w:rFonts w:ascii="Times New Roman" w:hAnsi="Times New Roman" w:cs="Times New Roman"/>
                      <w:iCs/>
                    </w:rPr>
                  </w:rPrChange>
                </w:rPr>
                <w:t>)</w:t>
              </w:r>
            </w:ins>
            <w:ins w:id="274" w:author="Sullivan, Lauren" w:date="2025-10-08T11:40:00Z" w16du:dateUtc="2025-10-08T16:40:00Z">
              <w:r w:rsidR="00B71441" w:rsidRPr="00B71441">
                <w:rPr>
                  <w:rFonts w:ascii="Times New Roman" w:hAnsi="Times New Roman" w:cs="Times New Roman"/>
                  <w:iCs/>
                  <w:sz w:val="20"/>
                  <w:szCs w:val="20"/>
                  <w:rPrChange w:id="275" w:author="Sullivan, Lauren" w:date="2025-10-08T11:40:00Z" w16du:dateUtc="2025-10-08T16:40:00Z">
                    <w:rPr>
                      <w:rFonts w:ascii="Times New Roman" w:hAnsi="Times New Roman" w:cs="Times New Roman"/>
                      <w:iCs/>
                    </w:rPr>
                  </w:rPrChange>
                </w:rPr>
                <w:t xml:space="preserve"> Engelm.</w:t>
              </w:r>
            </w:ins>
            <w:del w:id="276" w:author="Sullivan, Lauren" w:date="2025-10-08T11:28:00Z" w16du:dateUtc="2025-10-08T16:28:00Z">
              <w:r w:rsidRPr="00150A35" w:rsidDel="003010EF">
                <w:rPr>
                  <w:rFonts w:ascii="Times New Roman" w:hAnsi="Times New Roman" w:cs="Times New Roman"/>
                  <w:i/>
                </w:rPr>
                <w:delText>Bouteloua gracilis</w:delText>
              </w:r>
            </w:del>
          </w:p>
        </w:tc>
        <w:tc>
          <w:tcPr>
            <w:tcW w:w="2160" w:type="dxa"/>
            <w:tcBorders>
              <w:top w:val="nil"/>
              <w:left w:val="nil"/>
              <w:bottom w:val="nil"/>
              <w:right w:val="nil"/>
            </w:tcBorders>
          </w:tcPr>
          <w:p w14:paraId="44915B9C" w14:textId="41ED4D0E" w:rsidR="003010EF" w:rsidRPr="00150A35" w:rsidRDefault="003010EF" w:rsidP="003010EF">
            <w:pPr>
              <w:spacing w:after="0" w:line="259" w:lineRule="auto"/>
              <w:ind w:left="0" w:firstLine="0"/>
              <w:rPr>
                <w:rFonts w:ascii="Times New Roman" w:hAnsi="Times New Roman" w:cs="Times New Roman"/>
              </w:rPr>
            </w:pPr>
            <w:ins w:id="277" w:author="Sullivan, Lauren" w:date="2025-10-08T11:28:00Z" w16du:dateUtc="2025-10-08T16:28:00Z">
              <w:r w:rsidRPr="00150A35">
                <w:rPr>
                  <w:rFonts w:ascii="Times New Roman" w:hAnsi="Times New Roman" w:cs="Times New Roman"/>
                </w:rPr>
                <w:t>11.785 (± 0.555)</w:t>
              </w:r>
            </w:ins>
            <w:del w:id="278" w:author="Sullivan, Lauren" w:date="2025-10-08T11:28:00Z" w16du:dateUtc="2025-10-08T16:28:00Z">
              <w:r w:rsidRPr="00150A35" w:rsidDel="003010EF">
                <w:rPr>
                  <w:rFonts w:ascii="Times New Roman" w:hAnsi="Times New Roman" w:cs="Times New Roman"/>
                </w:rPr>
                <w:delText>0.540 (± 0.073)</w:delText>
              </w:r>
            </w:del>
          </w:p>
        </w:tc>
      </w:tr>
      <w:tr w:rsidR="00B71441" w:rsidRPr="00150A35" w14:paraId="512AF9D6" w14:textId="77777777" w:rsidTr="00B71441">
        <w:trPr>
          <w:trHeight w:val="318"/>
        </w:trPr>
        <w:tc>
          <w:tcPr>
            <w:tcW w:w="1137" w:type="dxa"/>
            <w:tcBorders>
              <w:top w:val="nil"/>
              <w:left w:val="nil"/>
              <w:bottom w:val="nil"/>
              <w:right w:val="nil"/>
            </w:tcBorders>
          </w:tcPr>
          <w:p w14:paraId="64B3470F"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4CB9FF30" w14:textId="4DEDC69E" w:rsidR="003010EF" w:rsidRPr="00150A35" w:rsidRDefault="003010EF">
            <w:pPr>
              <w:spacing w:after="0" w:line="259" w:lineRule="auto"/>
              <w:ind w:left="0" w:right="331" w:firstLine="0"/>
              <w:rPr>
                <w:rFonts w:ascii="Times New Roman" w:hAnsi="Times New Roman" w:cs="Times New Roman"/>
              </w:rPr>
              <w:pPrChange w:id="279" w:author="Sullivan, Lauren" w:date="2025-10-08T11:37:00Z" w16du:dateUtc="2025-10-08T16:37:00Z">
                <w:pPr>
                  <w:spacing w:after="0" w:line="259" w:lineRule="auto"/>
                  <w:ind w:left="0" w:firstLine="0"/>
                </w:pPr>
              </w:pPrChange>
            </w:pPr>
            <w:ins w:id="280" w:author="Sullivan, Lauren" w:date="2025-10-08T11:28:00Z" w16du:dateUtc="2025-10-08T16:28:00Z">
              <w:r w:rsidRPr="00150A35">
                <w:rPr>
                  <w:rFonts w:ascii="Times New Roman" w:hAnsi="Times New Roman" w:cs="Times New Roman"/>
                </w:rPr>
                <w:t>Asteraceae</w:t>
              </w:r>
            </w:ins>
            <w:del w:id="281" w:author="Sullivan, Lauren" w:date="2025-10-08T11:28:00Z" w16du:dateUtc="2025-10-08T16:28:00Z">
              <w:r w:rsidRPr="00150A35" w:rsidDel="003010EF">
                <w:rPr>
                  <w:rFonts w:ascii="Times New Roman" w:hAnsi="Times New Roman" w:cs="Times New Roman"/>
                </w:rPr>
                <w:delText>Poaceae</w:delText>
              </w:r>
            </w:del>
          </w:p>
        </w:tc>
        <w:tc>
          <w:tcPr>
            <w:tcW w:w="3780" w:type="dxa"/>
            <w:tcBorders>
              <w:top w:val="nil"/>
              <w:left w:val="nil"/>
              <w:bottom w:val="nil"/>
              <w:right w:val="nil"/>
            </w:tcBorders>
          </w:tcPr>
          <w:p w14:paraId="167FAE21" w14:textId="40C9CDB2" w:rsidR="003010EF" w:rsidRPr="00150A35" w:rsidRDefault="003010EF" w:rsidP="003010EF">
            <w:pPr>
              <w:spacing w:after="0" w:line="259" w:lineRule="auto"/>
              <w:ind w:left="0" w:firstLine="0"/>
              <w:rPr>
                <w:rFonts w:ascii="Times New Roman" w:hAnsi="Times New Roman" w:cs="Times New Roman"/>
              </w:rPr>
            </w:pPr>
            <w:ins w:id="282" w:author="Sullivan, Lauren" w:date="2025-10-08T11:28:00Z" w16du:dateUtc="2025-10-08T16:28:00Z">
              <w:r w:rsidRPr="00150A35">
                <w:rPr>
                  <w:rFonts w:ascii="Times New Roman" w:hAnsi="Times New Roman" w:cs="Times New Roman"/>
                  <w:i/>
                </w:rPr>
                <w:t>Helianthus annuus</w:t>
              </w:r>
            </w:ins>
            <w:ins w:id="283" w:author="Sullivan, Lauren" w:date="2025-10-08T11:35:00Z" w16du:dateUtc="2025-10-08T16:35:00Z">
              <w:r w:rsidR="00B71441">
                <w:rPr>
                  <w:rFonts w:ascii="Times New Roman" w:hAnsi="Times New Roman" w:cs="Times New Roman"/>
                  <w:iCs/>
                </w:rPr>
                <w:t xml:space="preserve"> </w:t>
              </w:r>
              <w:r w:rsidR="00B71441" w:rsidRPr="00B71441">
                <w:rPr>
                  <w:rFonts w:ascii="Times New Roman" w:hAnsi="Times New Roman" w:cs="Times New Roman"/>
                  <w:iCs/>
                  <w:sz w:val="20"/>
                  <w:szCs w:val="20"/>
                  <w:rPrChange w:id="284" w:author="Sullivan, Lauren" w:date="2025-10-08T11:39:00Z" w16du:dateUtc="2025-10-08T16:39:00Z">
                    <w:rPr>
                      <w:rFonts w:ascii="Times New Roman" w:hAnsi="Times New Roman" w:cs="Times New Roman"/>
                      <w:iCs/>
                    </w:rPr>
                  </w:rPrChange>
                </w:rPr>
                <w:t>(Linn</w:t>
              </w:r>
            </w:ins>
            <w:ins w:id="285" w:author="Sullivan, Lauren" w:date="2025-10-08T11:36:00Z" w16du:dateUtc="2025-10-08T16:36:00Z">
              <w:r w:rsidR="00B71441" w:rsidRPr="00B71441">
                <w:rPr>
                  <w:rFonts w:ascii="Times New Roman" w:hAnsi="Times New Roman" w:cs="Times New Roman"/>
                  <w:iCs/>
                  <w:sz w:val="20"/>
                  <w:szCs w:val="20"/>
                  <w:rPrChange w:id="286" w:author="Sullivan, Lauren" w:date="2025-10-08T11:39:00Z" w16du:dateUtc="2025-10-08T16:39:00Z">
                    <w:rPr>
                      <w:rFonts w:ascii="Times New Roman" w:hAnsi="Times New Roman" w:cs="Times New Roman"/>
                      <w:iCs/>
                    </w:rPr>
                  </w:rPrChange>
                </w:rPr>
                <w:t>ae</w:t>
              </w:r>
            </w:ins>
            <w:ins w:id="287" w:author="Sullivan, Lauren" w:date="2025-10-08T11:35:00Z" w16du:dateUtc="2025-10-08T16:35:00Z">
              <w:r w:rsidR="00B71441" w:rsidRPr="00B71441">
                <w:rPr>
                  <w:rFonts w:ascii="Times New Roman" w:hAnsi="Times New Roman" w:cs="Times New Roman"/>
                  <w:iCs/>
                  <w:sz w:val="20"/>
                  <w:szCs w:val="20"/>
                  <w:rPrChange w:id="288" w:author="Sullivan, Lauren" w:date="2025-10-08T11:39:00Z" w16du:dateUtc="2025-10-08T16:39:00Z">
                    <w:rPr>
                      <w:rFonts w:ascii="Times New Roman" w:hAnsi="Times New Roman" w:cs="Times New Roman"/>
                      <w:iCs/>
                    </w:rPr>
                  </w:rPrChange>
                </w:rPr>
                <w:t>us)</w:t>
              </w:r>
            </w:ins>
            <w:del w:id="289" w:author="Sullivan, Lauren" w:date="2025-10-08T11:28:00Z" w16du:dateUtc="2025-10-08T16:28:00Z">
              <w:r w:rsidRPr="00150A35" w:rsidDel="003010EF">
                <w:rPr>
                  <w:rFonts w:ascii="Times New Roman" w:hAnsi="Times New Roman" w:cs="Times New Roman"/>
                  <w:i/>
                </w:rPr>
                <w:delText>Buchloe dactyloides</w:delText>
              </w:r>
            </w:del>
          </w:p>
        </w:tc>
        <w:tc>
          <w:tcPr>
            <w:tcW w:w="2160" w:type="dxa"/>
            <w:tcBorders>
              <w:top w:val="nil"/>
              <w:left w:val="nil"/>
              <w:bottom w:val="nil"/>
              <w:right w:val="nil"/>
            </w:tcBorders>
          </w:tcPr>
          <w:p w14:paraId="3B47EBB9" w14:textId="5A967C0F" w:rsidR="003010EF" w:rsidRPr="00150A35" w:rsidRDefault="003010EF" w:rsidP="003010EF">
            <w:pPr>
              <w:spacing w:after="0" w:line="259" w:lineRule="auto"/>
              <w:ind w:left="0" w:firstLine="0"/>
              <w:rPr>
                <w:rFonts w:ascii="Times New Roman" w:hAnsi="Times New Roman" w:cs="Times New Roman"/>
              </w:rPr>
            </w:pPr>
            <w:ins w:id="290" w:author="Sullivan, Lauren" w:date="2025-10-08T11:28:00Z" w16du:dateUtc="2025-10-08T16:28:00Z">
              <w:r w:rsidRPr="00150A35">
                <w:rPr>
                  <w:rFonts w:ascii="Times New Roman" w:hAnsi="Times New Roman" w:cs="Times New Roman"/>
                </w:rPr>
                <w:t>6.750 (± 0.330)</w:t>
              </w:r>
            </w:ins>
            <w:del w:id="291" w:author="Sullivan, Lauren" w:date="2025-10-08T11:28:00Z" w16du:dateUtc="2025-10-08T16:28:00Z">
              <w:r w:rsidRPr="00150A35" w:rsidDel="003010EF">
                <w:rPr>
                  <w:rFonts w:ascii="Times New Roman" w:hAnsi="Times New Roman" w:cs="Times New Roman"/>
                </w:rPr>
                <w:delText>11.785 (± 0.555)</w:delText>
              </w:r>
            </w:del>
          </w:p>
        </w:tc>
      </w:tr>
      <w:tr w:rsidR="00B71441" w:rsidRPr="00150A35" w14:paraId="73D87246" w14:textId="77777777" w:rsidTr="00B71441">
        <w:trPr>
          <w:trHeight w:val="318"/>
        </w:trPr>
        <w:tc>
          <w:tcPr>
            <w:tcW w:w="1137" w:type="dxa"/>
            <w:tcBorders>
              <w:top w:val="nil"/>
              <w:left w:val="nil"/>
              <w:bottom w:val="nil"/>
              <w:right w:val="nil"/>
            </w:tcBorders>
          </w:tcPr>
          <w:p w14:paraId="78BF7A94"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64CE78EC" w14:textId="77777777" w:rsidR="003010EF" w:rsidRPr="00150A35" w:rsidRDefault="003010EF">
            <w:pPr>
              <w:spacing w:after="0" w:line="259" w:lineRule="auto"/>
              <w:ind w:left="0" w:right="331" w:firstLine="0"/>
              <w:rPr>
                <w:rFonts w:ascii="Times New Roman" w:hAnsi="Times New Roman" w:cs="Times New Roman"/>
              </w:rPr>
              <w:pPrChange w:id="292" w:author="Sullivan, Lauren" w:date="2025-10-08T11:37:00Z" w16du:dateUtc="2025-10-08T16:37:00Z">
                <w:pPr>
                  <w:spacing w:after="0" w:line="259" w:lineRule="auto"/>
                  <w:ind w:left="0" w:firstLine="0"/>
                </w:pPr>
              </w:pPrChange>
            </w:pPr>
            <w:r w:rsidRPr="00150A35">
              <w:rPr>
                <w:rFonts w:ascii="Times New Roman" w:hAnsi="Times New Roman" w:cs="Times New Roman"/>
              </w:rPr>
              <w:t>Fabaceae</w:t>
            </w:r>
          </w:p>
        </w:tc>
        <w:tc>
          <w:tcPr>
            <w:tcW w:w="3780" w:type="dxa"/>
            <w:tcBorders>
              <w:top w:val="nil"/>
              <w:left w:val="nil"/>
              <w:bottom w:val="nil"/>
              <w:right w:val="nil"/>
            </w:tcBorders>
          </w:tcPr>
          <w:p w14:paraId="6001EAFF" w14:textId="721CAF24" w:rsidR="003010EF" w:rsidRPr="00B71441" w:rsidRDefault="003010EF" w:rsidP="003010EF">
            <w:pPr>
              <w:spacing w:after="0" w:line="259" w:lineRule="auto"/>
              <w:ind w:left="0" w:firstLine="0"/>
              <w:rPr>
                <w:rFonts w:ascii="Times New Roman" w:hAnsi="Times New Roman" w:cs="Times New Roman"/>
                <w:iCs/>
              </w:rPr>
            </w:pPr>
            <w:r w:rsidRPr="00150A35">
              <w:rPr>
                <w:rFonts w:ascii="Times New Roman" w:hAnsi="Times New Roman" w:cs="Times New Roman"/>
                <w:i/>
              </w:rPr>
              <w:t>Dalea purpurea</w:t>
            </w:r>
            <w:ins w:id="293" w:author="Sullivan, Lauren" w:date="2025-10-08T11:36:00Z" w16du:dateUtc="2025-10-08T16:36:00Z">
              <w:r w:rsidR="00B71441" w:rsidRPr="00B71441">
                <w:rPr>
                  <w:rFonts w:ascii="Times New Roman" w:hAnsi="Times New Roman" w:cs="Times New Roman"/>
                  <w:iCs/>
                  <w:sz w:val="20"/>
                  <w:szCs w:val="20"/>
                  <w:rPrChange w:id="294" w:author="Sullivan, Lauren" w:date="2025-10-08T11:39:00Z" w16du:dateUtc="2025-10-08T16:39:00Z">
                    <w:rPr>
                      <w:rFonts w:ascii="Times New Roman" w:hAnsi="Times New Roman" w:cs="Times New Roman"/>
                      <w:iCs/>
                    </w:rPr>
                  </w:rPrChange>
                </w:rPr>
                <w:t xml:space="preserve"> (</w:t>
              </w:r>
              <w:proofErr w:type="spellStart"/>
              <w:r w:rsidR="00B71441" w:rsidRPr="00B71441">
                <w:rPr>
                  <w:rFonts w:ascii="Times New Roman" w:hAnsi="Times New Roman" w:cs="Times New Roman"/>
                  <w:iCs/>
                  <w:sz w:val="20"/>
                  <w:szCs w:val="20"/>
                  <w:rPrChange w:id="295" w:author="Sullivan, Lauren" w:date="2025-10-08T11:39:00Z" w16du:dateUtc="2025-10-08T16:39:00Z">
                    <w:rPr>
                      <w:rFonts w:ascii="Times New Roman" w:hAnsi="Times New Roman"/>
                      <w:iCs/>
                    </w:rPr>
                  </w:rPrChange>
                </w:rPr>
                <w:t>Ventenat</w:t>
              </w:r>
              <w:proofErr w:type="spellEnd"/>
              <w:r w:rsidR="00B71441" w:rsidRPr="00B71441">
                <w:rPr>
                  <w:rFonts w:ascii="Times New Roman" w:hAnsi="Times New Roman" w:cs="Times New Roman"/>
                  <w:color w:val="4B3321"/>
                  <w:sz w:val="20"/>
                  <w:szCs w:val="20"/>
                  <w:shd w:val="clear" w:color="auto" w:fill="FCFCFE"/>
                  <w:rPrChange w:id="296" w:author="Sullivan, Lauren" w:date="2025-10-08T11:39:00Z" w16du:dateUtc="2025-10-08T16:39:00Z">
                    <w:rPr>
                      <w:rFonts w:ascii="Lora" w:hAnsi="Lora"/>
                      <w:color w:val="4B3321"/>
                      <w:shd w:val="clear" w:color="auto" w:fill="FCFCFE"/>
                    </w:rPr>
                  </w:rPrChange>
                </w:rPr>
                <w:t>)</w:t>
              </w:r>
            </w:ins>
          </w:p>
        </w:tc>
        <w:tc>
          <w:tcPr>
            <w:tcW w:w="2160" w:type="dxa"/>
            <w:tcBorders>
              <w:top w:val="nil"/>
              <w:left w:val="nil"/>
              <w:bottom w:val="nil"/>
              <w:right w:val="nil"/>
            </w:tcBorders>
          </w:tcPr>
          <w:p w14:paraId="44A11CBE" w14:textId="77777777"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1.545 (± 0.060)</w:t>
            </w:r>
          </w:p>
        </w:tc>
      </w:tr>
      <w:tr w:rsidR="00B71441" w:rsidRPr="00150A35" w14:paraId="6E0DCB65" w14:textId="77777777" w:rsidTr="00B71441">
        <w:trPr>
          <w:trHeight w:val="318"/>
        </w:trPr>
        <w:tc>
          <w:tcPr>
            <w:tcW w:w="1137" w:type="dxa"/>
            <w:tcBorders>
              <w:top w:val="nil"/>
              <w:left w:val="nil"/>
              <w:bottom w:val="nil"/>
              <w:right w:val="nil"/>
            </w:tcBorders>
          </w:tcPr>
          <w:p w14:paraId="51A4CBAF"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3A26D3C3" w14:textId="7B505A1B" w:rsidR="003010EF" w:rsidRPr="00150A35" w:rsidRDefault="003010EF">
            <w:pPr>
              <w:spacing w:after="0" w:line="259" w:lineRule="auto"/>
              <w:ind w:left="0" w:right="331" w:firstLine="0"/>
              <w:rPr>
                <w:rFonts w:ascii="Times New Roman" w:hAnsi="Times New Roman" w:cs="Times New Roman"/>
              </w:rPr>
              <w:pPrChange w:id="297" w:author="Sullivan, Lauren" w:date="2025-10-08T11:37:00Z" w16du:dateUtc="2025-10-08T16:37:00Z">
                <w:pPr>
                  <w:spacing w:after="0" w:line="259" w:lineRule="auto"/>
                  <w:ind w:left="0" w:firstLine="0"/>
                </w:pPr>
              </w:pPrChange>
            </w:pPr>
            <w:ins w:id="298" w:author="Sullivan, Lauren" w:date="2025-10-08T11:28:00Z" w16du:dateUtc="2025-10-08T16:28:00Z">
              <w:r w:rsidRPr="00150A35">
                <w:rPr>
                  <w:rFonts w:ascii="Times New Roman" w:hAnsi="Times New Roman" w:cs="Times New Roman"/>
                </w:rPr>
                <w:t>Iridaceae</w:t>
              </w:r>
            </w:ins>
            <w:del w:id="299" w:author="Sullivan, Lauren" w:date="2025-10-08T11:28:00Z" w16du:dateUtc="2025-10-08T16:28:00Z">
              <w:r w:rsidRPr="00150A35" w:rsidDel="003010EF">
                <w:rPr>
                  <w:rFonts w:ascii="Times New Roman" w:hAnsi="Times New Roman" w:cs="Times New Roman"/>
                </w:rPr>
                <w:delText>Asteraceae</w:delText>
              </w:r>
            </w:del>
          </w:p>
        </w:tc>
        <w:tc>
          <w:tcPr>
            <w:tcW w:w="3780" w:type="dxa"/>
            <w:tcBorders>
              <w:top w:val="nil"/>
              <w:left w:val="nil"/>
              <w:bottom w:val="nil"/>
              <w:right w:val="nil"/>
            </w:tcBorders>
          </w:tcPr>
          <w:p w14:paraId="7E96BBD9" w14:textId="0C237FFF" w:rsidR="003010EF" w:rsidRPr="00150A35" w:rsidRDefault="003010EF" w:rsidP="003010EF">
            <w:pPr>
              <w:spacing w:after="0" w:line="259" w:lineRule="auto"/>
              <w:ind w:left="0" w:firstLine="0"/>
              <w:rPr>
                <w:rFonts w:ascii="Times New Roman" w:hAnsi="Times New Roman" w:cs="Times New Roman"/>
              </w:rPr>
            </w:pPr>
            <w:ins w:id="300" w:author="Sullivan, Lauren" w:date="2025-10-08T11:28:00Z" w16du:dateUtc="2025-10-08T16:28:00Z">
              <w:r w:rsidRPr="00150A35">
                <w:rPr>
                  <w:rFonts w:ascii="Times New Roman" w:hAnsi="Times New Roman" w:cs="Times New Roman"/>
                  <w:i/>
                </w:rPr>
                <w:t>Sisyrinchium angustifolium</w:t>
              </w:r>
            </w:ins>
            <w:ins w:id="301" w:author="Sullivan, Lauren" w:date="2025-10-08T11:36:00Z" w16du:dateUtc="2025-10-08T16:36:00Z">
              <w:r w:rsidR="00B71441">
                <w:rPr>
                  <w:rFonts w:ascii="Times New Roman" w:hAnsi="Times New Roman" w:cs="Times New Roman"/>
                  <w:iCs/>
                </w:rPr>
                <w:t xml:space="preserve"> </w:t>
              </w:r>
              <w:r w:rsidR="00B71441" w:rsidRPr="00B71441">
                <w:rPr>
                  <w:rFonts w:ascii="Times New Roman" w:hAnsi="Times New Roman" w:cs="Times New Roman"/>
                  <w:iCs/>
                  <w:sz w:val="20"/>
                  <w:szCs w:val="20"/>
                  <w:rPrChange w:id="302" w:author="Sullivan, Lauren" w:date="2025-10-08T11:39:00Z" w16du:dateUtc="2025-10-08T16:39:00Z">
                    <w:rPr>
                      <w:rFonts w:ascii="Times New Roman" w:hAnsi="Times New Roman" w:cs="Times New Roman"/>
                      <w:iCs/>
                    </w:rPr>
                  </w:rPrChange>
                </w:rPr>
                <w:t>(Miller)</w:t>
              </w:r>
            </w:ins>
            <w:del w:id="303" w:author="Sullivan, Lauren" w:date="2025-10-08T11:28:00Z" w16du:dateUtc="2025-10-08T16:28:00Z">
              <w:r w:rsidRPr="00150A35" w:rsidDel="003010EF">
                <w:rPr>
                  <w:rFonts w:ascii="Times New Roman" w:hAnsi="Times New Roman" w:cs="Times New Roman"/>
                  <w:i/>
                </w:rPr>
                <w:delText>Helianthus annuus</w:delText>
              </w:r>
            </w:del>
          </w:p>
        </w:tc>
        <w:tc>
          <w:tcPr>
            <w:tcW w:w="2160" w:type="dxa"/>
            <w:tcBorders>
              <w:top w:val="nil"/>
              <w:left w:val="nil"/>
              <w:bottom w:val="nil"/>
              <w:right w:val="nil"/>
            </w:tcBorders>
          </w:tcPr>
          <w:p w14:paraId="77B17621" w14:textId="400E479A" w:rsidR="003010EF" w:rsidRPr="00150A35" w:rsidRDefault="003010EF" w:rsidP="003010EF">
            <w:pPr>
              <w:spacing w:after="0" w:line="259" w:lineRule="auto"/>
              <w:ind w:left="0" w:firstLine="0"/>
              <w:rPr>
                <w:rFonts w:ascii="Times New Roman" w:hAnsi="Times New Roman" w:cs="Times New Roman"/>
              </w:rPr>
            </w:pPr>
            <w:ins w:id="304" w:author="Sullivan, Lauren" w:date="2025-10-08T11:28:00Z" w16du:dateUtc="2025-10-08T16:28:00Z">
              <w:r w:rsidRPr="00150A35">
                <w:rPr>
                  <w:rFonts w:ascii="Times New Roman" w:hAnsi="Times New Roman" w:cs="Times New Roman"/>
                </w:rPr>
                <w:t>0.840 (± 0.044)</w:t>
              </w:r>
            </w:ins>
            <w:del w:id="305" w:author="Sullivan, Lauren" w:date="2025-10-08T11:28:00Z" w16du:dateUtc="2025-10-08T16:28:00Z">
              <w:r w:rsidRPr="00150A35" w:rsidDel="003010EF">
                <w:rPr>
                  <w:rFonts w:ascii="Times New Roman" w:hAnsi="Times New Roman" w:cs="Times New Roman"/>
                </w:rPr>
                <w:delText>6.750 (± 0.330)</w:delText>
              </w:r>
            </w:del>
          </w:p>
        </w:tc>
      </w:tr>
      <w:tr w:rsidR="00B71441" w:rsidRPr="00150A35" w14:paraId="47B41BED" w14:textId="77777777" w:rsidTr="00B71441">
        <w:trPr>
          <w:trHeight w:val="318"/>
        </w:trPr>
        <w:tc>
          <w:tcPr>
            <w:tcW w:w="1137" w:type="dxa"/>
            <w:tcBorders>
              <w:top w:val="nil"/>
              <w:left w:val="nil"/>
              <w:bottom w:val="nil"/>
              <w:right w:val="nil"/>
            </w:tcBorders>
          </w:tcPr>
          <w:p w14:paraId="2240C1D4"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2958974B" w14:textId="77777777" w:rsidR="003010EF" w:rsidRPr="00150A35" w:rsidRDefault="003010EF">
            <w:pPr>
              <w:spacing w:after="0" w:line="259" w:lineRule="auto"/>
              <w:ind w:left="0" w:right="331" w:firstLine="0"/>
              <w:rPr>
                <w:rFonts w:ascii="Times New Roman" w:hAnsi="Times New Roman" w:cs="Times New Roman"/>
              </w:rPr>
              <w:pPrChange w:id="306" w:author="Sullivan, Lauren" w:date="2025-10-08T11:37:00Z" w16du:dateUtc="2025-10-08T16:37:00Z">
                <w:pPr>
                  <w:spacing w:after="0" w:line="259" w:lineRule="auto"/>
                  <w:ind w:left="0" w:firstLine="0"/>
                </w:pPr>
              </w:pPrChange>
            </w:pPr>
            <w:r w:rsidRPr="00150A35">
              <w:rPr>
                <w:rFonts w:ascii="Times New Roman" w:hAnsi="Times New Roman" w:cs="Times New Roman"/>
              </w:rPr>
              <w:t>Asteraceae</w:t>
            </w:r>
          </w:p>
        </w:tc>
        <w:tc>
          <w:tcPr>
            <w:tcW w:w="3780" w:type="dxa"/>
            <w:tcBorders>
              <w:top w:val="nil"/>
              <w:left w:val="nil"/>
              <w:bottom w:val="nil"/>
              <w:right w:val="nil"/>
            </w:tcBorders>
          </w:tcPr>
          <w:p w14:paraId="46B0D157" w14:textId="0F761DDD" w:rsidR="003010EF" w:rsidRPr="00B71441" w:rsidRDefault="003010EF" w:rsidP="003010EF">
            <w:pPr>
              <w:spacing w:after="0" w:line="259" w:lineRule="auto"/>
              <w:ind w:left="0" w:firstLine="0"/>
              <w:rPr>
                <w:rFonts w:ascii="Times New Roman" w:hAnsi="Times New Roman" w:cs="Times New Roman"/>
                <w:iCs/>
              </w:rPr>
            </w:pPr>
            <w:r w:rsidRPr="00150A35">
              <w:rPr>
                <w:rFonts w:ascii="Times New Roman" w:hAnsi="Times New Roman" w:cs="Times New Roman"/>
                <w:i/>
              </w:rPr>
              <w:t>Solidago rigida</w:t>
            </w:r>
            <w:ins w:id="307" w:author="Sullivan, Lauren" w:date="2025-10-08T11:38:00Z" w16du:dateUtc="2025-10-08T16:38:00Z">
              <w:r w:rsidR="00B71441">
                <w:rPr>
                  <w:rFonts w:ascii="Times New Roman" w:hAnsi="Times New Roman" w:cs="Times New Roman"/>
                  <w:iCs/>
                </w:rPr>
                <w:t xml:space="preserve"> </w:t>
              </w:r>
              <w:r w:rsidR="00B71441" w:rsidRPr="00B71441">
                <w:rPr>
                  <w:rFonts w:ascii="Times New Roman" w:hAnsi="Times New Roman" w:cs="Times New Roman"/>
                  <w:iCs/>
                  <w:sz w:val="20"/>
                  <w:szCs w:val="20"/>
                  <w:rPrChange w:id="308" w:author="Sullivan, Lauren" w:date="2025-10-08T11:39:00Z" w16du:dateUtc="2025-10-08T16:39:00Z">
                    <w:rPr>
                      <w:rFonts w:ascii="Times New Roman" w:hAnsi="Times New Roman" w:cs="Times New Roman"/>
                      <w:iCs/>
                    </w:rPr>
                  </w:rPrChange>
                </w:rPr>
                <w:t>(Linnaeus)</w:t>
              </w:r>
            </w:ins>
          </w:p>
        </w:tc>
        <w:tc>
          <w:tcPr>
            <w:tcW w:w="2160" w:type="dxa"/>
            <w:tcBorders>
              <w:top w:val="nil"/>
              <w:left w:val="nil"/>
              <w:bottom w:val="nil"/>
              <w:right w:val="nil"/>
            </w:tcBorders>
          </w:tcPr>
          <w:p w14:paraId="085BE02F" w14:textId="77777777"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0.759 (± 0.025)</w:t>
            </w:r>
          </w:p>
        </w:tc>
      </w:tr>
      <w:tr w:rsidR="00B71441" w:rsidRPr="00150A35" w14:paraId="3066A3D1" w14:textId="77777777" w:rsidTr="00B71441">
        <w:trPr>
          <w:trHeight w:val="318"/>
        </w:trPr>
        <w:tc>
          <w:tcPr>
            <w:tcW w:w="1137" w:type="dxa"/>
            <w:tcBorders>
              <w:top w:val="nil"/>
              <w:left w:val="nil"/>
              <w:bottom w:val="nil"/>
              <w:right w:val="nil"/>
            </w:tcBorders>
          </w:tcPr>
          <w:p w14:paraId="63A03D6B"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15612869" w14:textId="6B5C78B8" w:rsidR="003010EF" w:rsidRPr="00150A35" w:rsidRDefault="003010EF">
            <w:pPr>
              <w:spacing w:after="0" w:line="259" w:lineRule="auto"/>
              <w:ind w:left="0" w:right="331" w:firstLine="0"/>
              <w:rPr>
                <w:rFonts w:ascii="Times New Roman" w:hAnsi="Times New Roman" w:cs="Times New Roman"/>
              </w:rPr>
              <w:pPrChange w:id="309" w:author="Sullivan, Lauren" w:date="2025-10-08T11:37:00Z" w16du:dateUtc="2025-10-08T16:37:00Z">
                <w:pPr>
                  <w:spacing w:after="0" w:line="259" w:lineRule="auto"/>
                  <w:ind w:left="0" w:firstLine="0"/>
                </w:pPr>
              </w:pPrChange>
            </w:pPr>
            <w:proofErr w:type="spellStart"/>
            <w:ins w:id="310" w:author="Sullivan, Lauren" w:date="2025-10-08T11:28:00Z" w16du:dateUtc="2025-10-08T16:28:00Z">
              <w:r w:rsidRPr="00150A35">
                <w:rPr>
                  <w:rFonts w:ascii="Times New Roman" w:hAnsi="Times New Roman" w:cs="Times New Roman"/>
                </w:rPr>
                <w:t>Poaceae</w:t>
              </w:r>
            </w:ins>
            <w:proofErr w:type="spellEnd"/>
            <w:del w:id="311" w:author="Sullivan, Lauren" w:date="2025-10-08T11:28:00Z" w16du:dateUtc="2025-10-08T16:28:00Z">
              <w:r w:rsidRPr="00150A35" w:rsidDel="003010EF">
                <w:rPr>
                  <w:rFonts w:ascii="Times New Roman" w:hAnsi="Times New Roman" w:cs="Times New Roman"/>
                </w:rPr>
                <w:delText>Iridaceae</w:delText>
              </w:r>
            </w:del>
          </w:p>
        </w:tc>
        <w:tc>
          <w:tcPr>
            <w:tcW w:w="3780" w:type="dxa"/>
            <w:tcBorders>
              <w:top w:val="nil"/>
              <w:left w:val="nil"/>
              <w:bottom w:val="nil"/>
              <w:right w:val="nil"/>
            </w:tcBorders>
          </w:tcPr>
          <w:p w14:paraId="4B580542" w14:textId="4311DBC3" w:rsidR="003010EF" w:rsidRPr="00150A35" w:rsidRDefault="003010EF" w:rsidP="003010EF">
            <w:pPr>
              <w:spacing w:after="0" w:line="259" w:lineRule="auto"/>
              <w:ind w:left="0" w:firstLine="0"/>
              <w:rPr>
                <w:rFonts w:ascii="Times New Roman" w:hAnsi="Times New Roman" w:cs="Times New Roman"/>
              </w:rPr>
            </w:pPr>
            <w:proofErr w:type="spellStart"/>
            <w:ins w:id="312" w:author="Sullivan, Lauren" w:date="2025-10-08T11:28:00Z" w16du:dateUtc="2025-10-08T16:28:00Z">
              <w:r w:rsidRPr="00150A35">
                <w:rPr>
                  <w:rFonts w:ascii="Times New Roman" w:hAnsi="Times New Roman" w:cs="Times New Roman"/>
                  <w:i/>
                </w:rPr>
                <w:t>Bouteloua</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gracilis</w:t>
              </w:r>
            </w:ins>
            <w:proofErr w:type="spellEnd"/>
            <w:ins w:id="313" w:author="Sullivan, Lauren" w:date="2025-10-08T11:38:00Z" w16du:dateUtc="2025-10-08T16:38:00Z">
              <w:r w:rsidR="00B71441">
                <w:rPr>
                  <w:rFonts w:ascii="Times New Roman" w:hAnsi="Times New Roman" w:cs="Times New Roman"/>
                  <w:iCs/>
                </w:rPr>
                <w:t xml:space="preserve"> </w:t>
              </w:r>
              <w:r w:rsidR="00B71441" w:rsidRPr="00B71441">
                <w:rPr>
                  <w:rFonts w:ascii="Times New Roman" w:hAnsi="Times New Roman" w:cs="Times New Roman"/>
                  <w:iCs/>
                  <w:sz w:val="20"/>
                  <w:szCs w:val="20"/>
                  <w:rPrChange w:id="314" w:author="Sullivan, Lauren" w:date="2025-10-08T11:39:00Z" w16du:dateUtc="2025-10-08T16:39:00Z">
                    <w:rPr>
                      <w:rFonts w:ascii="Times New Roman" w:hAnsi="Times New Roman" w:cs="Times New Roman"/>
                      <w:iCs/>
                    </w:rPr>
                  </w:rPrChange>
                </w:rPr>
                <w:t>(</w:t>
              </w:r>
              <w:proofErr w:type="spellStart"/>
              <w:r w:rsidR="00B71441" w:rsidRPr="00B71441">
                <w:rPr>
                  <w:rFonts w:ascii="Times New Roman" w:hAnsi="Times New Roman" w:cs="Times New Roman"/>
                  <w:iCs/>
                  <w:sz w:val="20"/>
                  <w:szCs w:val="20"/>
                  <w:rPrChange w:id="315" w:author="Sullivan, Lauren" w:date="2025-10-08T11:39:00Z" w16du:dateUtc="2025-10-08T16:39:00Z">
                    <w:rPr>
                      <w:rFonts w:ascii="Times New Roman" w:hAnsi="Times New Roman" w:cs="Times New Roman"/>
                      <w:iCs/>
                    </w:rPr>
                  </w:rPrChange>
                </w:rPr>
                <w:t>Kunth</w:t>
              </w:r>
              <w:proofErr w:type="spellEnd"/>
              <w:r w:rsidR="00B71441" w:rsidRPr="00B71441">
                <w:rPr>
                  <w:rFonts w:ascii="Times New Roman" w:hAnsi="Times New Roman" w:cs="Times New Roman"/>
                  <w:iCs/>
                  <w:sz w:val="20"/>
                  <w:szCs w:val="20"/>
                  <w:rPrChange w:id="316" w:author="Sullivan, Lauren" w:date="2025-10-08T11:39:00Z" w16du:dateUtc="2025-10-08T16:39:00Z">
                    <w:rPr>
                      <w:rFonts w:ascii="Times New Roman" w:hAnsi="Times New Roman" w:cs="Times New Roman"/>
                      <w:iCs/>
                    </w:rPr>
                  </w:rPrChange>
                </w:rPr>
                <w:t>) Lag. Ex</w:t>
              </w:r>
            </w:ins>
            <w:ins w:id="317" w:author="Sullivan, Lauren" w:date="2025-10-08T11:39:00Z" w16du:dateUtc="2025-10-08T16:39:00Z">
              <w:r w:rsidR="00B71441" w:rsidRPr="00B71441">
                <w:rPr>
                  <w:rFonts w:ascii="Times New Roman" w:hAnsi="Times New Roman" w:cs="Times New Roman"/>
                  <w:iCs/>
                  <w:sz w:val="20"/>
                  <w:szCs w:val="20"/>
                  <w:rPrChange w:id="318" w:author="Sullivan, Lauren" w:date="2025-10-08T11:39:00Z" w16du:dateUtc="2025-10-08T16:39:00Z">
                    <w:rPr>
                      <w:rFonts w:ascii="Times New Roman" w:hAnsi="Times New Roman" w:cs="Times New Roman"/>
                      <w:iCs/>
                    </w:rPr>
                  </w:rPrChange>
                </w:rPr>
                <w:t xml:space="preserve"> Griffiths</w:t>
              </w:r>
            </w:ins>
            <w:del w:id="319" w:author="Sullivan, Lauren" w:date="2025-10-08T11:28:00Z" w16du:dateUtc="2025-10-08T16:28:00Z">
              <w:r w:rsidRPr="00150A35" w:rsidDel="003010EF">
                <w:rPr>
                  <w:rFonts w:ascii="Times New Roman" w:hAnsi="Times New Roman" w:cs="Times New Roman"/>
                  <w:i/>
                </w:rPr>
                <w:delText>Sisyrinchium angustifolium</w:delText>
              </w:r>
            </w:del>
          </w:p>
        </w:tc>
        <w:tc>
          <w:tcPr>
            <w:tcW w:w="2160" w:type="dxa"/>
            <w:tcBorders>
              <w:top w:val="nil"/>
              <w:left w:val="nil"/>
              <w:bottom w:val="nil"/>
              <w:right w:val="nil"/>
            </w:tcBorders>
          </w:tcPr>
          <w:p w14:paraId="0ACE88E6" w14:textId="122FF264" w:rsidR="003010EF" w:rsidRPr="00150A35" w:rsidRDefault="003010EF" w:rsidP="003010EF">
            <w:pPr>
              <w:spacing w:after="0" w:line="259" w:lineRule="auto"/>
              <w:ind w:left="0" w:firstLine="0"/>
              <w:rPr>
                <w:rFonts w:ascii="Times New Roman" w:hAnsi="Times New Roman" w:cs="Times New Roman"/>
              </w:rPr>
            </w:pPr>
            <w:ins w:id="320" w:author="Sullivan, Lauren" w:date="2025-10-08T11:28:00Z" w16du:dateUtc="2025-10-08T16:28:00Z">
              <w:r w:rsidRPr="00150A35">
                <w:rPr>
                  <w:rFonts w:ascii="Times New Roman" w:hAnsi="Times New Roman" w:cs="Times New Roman"/>
                </w:rPr>
                <w:t>0.540 (± 0.073)</w:t>
              </w:r>
            </w:ins>
            <w:del w:id="321" w:author="Sullivan, Lauren" w:date="2025-10-08T11:28:00Z" w16du:dateUtc="2025-10-08T16:28:00Z">
              <w:r w:rsidRPr="00150A35" w:rsidDel="003010EF">
                <w:rPr>
                  <w:rFonts w:ascii="Times New Roman" w:hAnsi="Times New Roman" w:cs="Times New Roman"/>
                </w:rPr>
                <w:delText>0.840 (± 0.044)</w:delText>
              </w:r>
            </w:del>
          </w:p>
        </w:tc>
      </w:tr>
      <w:tr w:rsidR="00B71441" w:rsidRPr="00150A35" w14:paraId="3103BF6B" w14:textId="77777777" w:rsidTr="00B71441">
        <w:trPr>
          <w:trHeight w:val="319"/>
        </w:trPr>
        <w:tc>
          <w:tcPr>
            <w:tcW w:w="1137" w:type="dxa"/>
            <w:tcBorders>
              <w:top w:val="single" w:sz="3" w:space="0" w:color="000000"/>
              <w:left w:val="nil"/>
              <w:bottom w:val="nil"/>
              <w:right w:val="nil"/>
            </w:tcBorders>
          </w:tcPr>
          <w:p w14:paraId="35EA56D4" w14:textId="77777777" w:rsidR="003010EF" w:rsidRPr="00150A35" w:rsidRDefault="003010EF" w:rsidP="003010EF">
            <w:pPr>
              <w:spacing w:after="0" w:line="259" w:lineRule="auto"/>
              <w:ind w:left="120" w:firstLine="0"/>
              <w:rPr>
                <w:rFonts w:ascii="Times New Roman" w:hAnsi="Times New Roman" w:cs="Times New Roman"/>
              </w:rPr>
            </w:pPr>
            <w:r w:rsidRPr="00150A35">
              <w:rPr>
                <w:rFonts w:ascii="Times New Roman" w:hAnsi="Times New Roman" w:cs="Times New Roman"/>
              </w:rPr>
              <w:t>Missouri</w:t>
            </w:r>
          </w:p>
        </w:tc>
        <w:tc>
          <w:tcPr>
            <w:tcW w:w="1594" w:type="dxa"/>
            <w:tcBorders>
              <w:top w:val="single" w:sz="3" w:space="0" w:color="000000"/>
              <w:left w:val="nil"/>
              <w:bottom w:val="nil"/>
              <w:right w:val="nil"/>
            </w:tcBorders>
          </w:tcPr>
          <w:p w14:paraId="7A11DB34" w14:textId="305EC063" w:rsidR="003010EF" w:rsidRPr="00150A35" w:rsidRDefault="003010EF">
            <w:pPr>
              <w:spacing w:after="0" w:line="259" w:lineRule="auto"/>
              <w:ind w:left="0" w:right="331" w:firstLine="0"/>
              <w:rPr>
                <w:rFonts w:ascii="Times New Roman" w:hAnsi="Times New Roman" w:cs="Times New Roman"/>
              </w:rPr>
              <w:pPrChange w:id="322" w:author="Sullivan, Lauren" w:date="2025-10-08T11:37:00Z" w16du:dateUtc="2025-10-08T16:37:00Z">
                <w:pPr>
                  <w:spacing w:after="0" w:line="259" w:lineRule="auto"/>
                  <w:ind w:left="0" w:firstLine="0"/>
                </w:pPr>
              </w:pPrChange>
            </w:pPr>
            <w:ins w:id="323" w:author="Sullivan, Lauren" w:date="2025-10-08T11:29:00Z" w16du:dateUtc="2025-10-08T16:29:00Z">
              <w:r w:rsidRPr="00150A35">
                <w:rPr>
                  <w:rFonts w:ascii="Times New Roman" w:hAnsi="Times New Roman" w:cs="Times New Roman"/>
                </w:rPr>
                <w:t>Asteraceae</w:t>
              </w:r>
            </w:ins>
            <w:del w:id="324" w:author="Sullivan, Lauren" w:date="2025-10-08T11:29:00Z" w16du:dateUtc="2025-10-08T16:29:00Z">
              <w:r w:rsidRPr="00150A35" w:rsidDel="003010EF">
                <w:rPr>
                  <w:rFonts w:ascii="Times New Roman" w:hAnsi="Times New Roman" w:cs="Times New Roman"/>
                </w:rPr>
                <w:delText>Asteraceae</w:delText>
              </w:r>
            </w:del>
          </w:p>
        </w:tc>
        <w:tc>
          <w:tcPr>
            <w:tcW w:w="3780" w:type="dxa"/>
            <w:tcBorders>
              <w:top w:val="single" w:sz="3" w:space="0" w:color="000000"/>
              <w:left w:val="nil"/>
              <w:bottom w:val="nil"/>
              <w:right w:val="nil"/>
            </w:tcBorders>
          </w:tcPr>
          <w:p w14:paraId="1A135214" w14:textId="31FF5C35" w:rsidR="003010EF" w:rsidRPr="00150A35" w:rsidRDefault="003010EF" w:rsidP="003010EF">
            <w:pPr>
              <w:spacing w:after="0" w:line="259" w:lineRule="auto"/>
              <w:ind w:left="0" w:firstLine="0"/>
              <w:rPr>
                <w:rFonts w:ascii="Times New Roman" w:hAnsi="Times New Roman" w:cs="Times New Roman"/>
              </w:rPr>
            </w:pPr>
            <w:ins w:id="325" w:author="Sullivan, Lauren" w:date="2025-10-08T11:29:00Z" w16du:dateUtc="2025-10-08T16:29:00Z">
              <w:r w:rsidRPr="00150A35">
                <w:rPr>
                  <w:rFonts w:ascii="Times New Roman" w:hAnsi="Times New Roman" w:cs="Times New Roman"/>
                  <w:i/>
                </w:rPr>
                <w:t>Echinacea pallida</w:t>
              </w:r>
            </w:ins>
            <w:ins w:id="326" w:author="Sullivan, Lauren" w:date="2025-10-08T11:41:00Z" w16du:dateUtc="2025-10-08T16:41:00Z">
              <w:r w:rsidR="00B71441">
                <w:rPr>
                  <w:rFonts w:ascii="Times New Roman" w:hAnsi="Times New Roman" w:cs="Times New Roman"/>
                  <w:iCs/>
                </w:rPr>
                <w:t xml:space="preserve"> </w:t>
              </w:r>
              <w:r w:rsidR="00B71441" w:rsidRPr="004B56C6">
                <w:rPr>
                  <w:rFonts w:ascii="Times New Roman" w:hAnsi="Times New Roman" w:cs="Times New Roman"/>
                  <w:iCs/>
                  <w:sz w:val="20"/>
                  <w:szCs w:val="20"/>
                </w:rPr>
                <w:t>(Nuttall)</w:t>
              </w:r>
              <w:r w:rsidR="00B71441">
                <w:rPr>
                  <w:rFonts w:ascii="Times New Roman" w:hAnsi="Times New Roman" w:cs="Times New Roman"/>
                  <w:iCs/>
                  <w:sz w:val="20"/>
                  <w:szCs w:val="20"/>
                </w:rPr>
                <w:t xml:space="preserve"> Nuttall</w:t>
              </w:r>
            </w:ins>
            <w:del w:id="327" w:author="Sullivan, Lauren" w:date="2025-10-08T11:29:00Z" w16du:dateUtc="2025-10-08T16:29:00Z">
              <w:r w:rsidRPr="00150A35" w:rsidDel="003010EF">
                <w:rPr>
                  <w:rFonts w:ascii="Times New Roman" w:hAnsi="Times New Roman" w:cs="Times New Roman"/>
                  <w:i/>
                </w:rPr>
                <w:delText>Coreopsis tinctoria</w:delText>
              </w:r>
            </w:del>
          </w:p>
        </w:tc>
        <w:tc>
          <w:tcPr>
            <w:tcW w:w="2160" w:type="dxa"/>
            <w:tcBorders>
              <w:top w:val="single" w:sz="3" w:space="0" w:color="000000"/>
              <w:left w:val="nil"/>
              <w:bottom w:val="nil"/>
              <w:right w:val="nil"/>
            </w:tcBorders>
          </w:tcPr>
          <w:p w14:paraId="72408A3A" w14:textId="3AD26C1E" w:rsidR="003010EF" w:rsidRPr="00150A35" w:rsidRDefault="003010EF" w:rsidP="003010EF">
            <w:pPr>
              <w:spacing w:after="0" w:line="259" w:lineRule="auto"/>
              <w:ind w:left="0" w:firstLine="0"/>
              <w:rPr>
                <w:rFonts w:ascii="Times New Roman" w:hAnsi="Times New Roman" w:cs="Times New Roman"/>
              </w:rPr>
            </w:pPr>
            <w:ins w:id="328" w:author="Sullivan, Lauren" w:date="2025-10-08T11:29:00Z" w16du:dateUtc="2025-10-08T16:29:00Z">
              <w:r w:rsidRPr="00150A35">
                <w:rPr>
                  <w:rFonts w:ascii="Times New Roman" w:hAnsi="Times New Roman" w:cs="Times New Roman"/>
                </w:rPr>
                <w:t>4.600 (± 0.183)</w:t>
              </w:r>
            </w:ins>
            <w:del w:id="329" w:author="Sullivan, Lauren" w:date="2025-10-08T11:29:00Z" w16du:dateUtc="2025-10-08T16:29:00Z">
              <w:r w:rsidRPr="00150A35" w:rsidDel="003010EF">
                <w:rPr>
                  <w:rFonts w:ascii="Times New Roman" w:hAnsi="Times New Roman" w:cs="Times New Roman"/>
                </w:rPr>
                <w:delText>0.215 (± 0.014)</w:delText>
              </w:r>
            </w:del>
          </w:p>
        </w:tc>
      </w:tr>
      <w:tr w:rsidR="00B71441" w:rsidRPr="00150A35" w14:paraId="7AC99278" w14:textId="77777777" w:rsidTr="00B71441">
        <w:trPr>
          <w:trHeight w:val="318"/>
        </w:trPr>
        <w:tc>
          <w:tcPr>
            <w:tcW w:w="1137" w:type="dxa"/>
            <w:tcBorders>
              <w:top w:val="nil"/>
              <w:left w:val="nil"/>
              <w:bottom w:val="nil"/>
              <w:right w:val="nil"/>
            </w:tcBorders>
          </w:tcPr>
          <w:p w14:paraId="77D3385F"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7D267FCE" w14:textId="77777777" w:rsidR="003010EF" w:rsidRPr="00150A35" w:rsidRDefault="003010EF">
            <w:pPr>
              <w:spacing w:after="0" w:line="259" w:lineRule="auto"/>
              <w:ind w:left="0" w:right="331" w:firstLine="0"/>
              <w:rPr>
                <w:rFonts w:ascii="Times New Roman" w:hAnsi="Times New Roman" w:cs="Times New Roman"/>
              </w:rPr>
              <w:pPrChange w:id="330" w:author="Sullivan, Lauren" w:date="2025-10-08T11:37:00Z" w16du:dateUtc="2025-10-08T16:37:00Z">
                <w:pPr>
                  <w:spacing w:after="0" w:line="259" w:lineRule="auto"/>
                  <w:ind w:left="0" w:firstLine="0"/>
                </w:pPr>
              </w:pPrChange>
            </w:pPr>
            <w:r w:rsidRPr="00150A35">
              <w:rPr>
                <w:rFonts w:ascii="Times New Roman" w:hAnsi="Times New Roman" w:cs="Times New Roman"/>
              </w:rPr>
              <w:t>Fabaceae</w:t>
            </w:r>
          </w:p>
        </w:tc>
        <w:tc>
          <w:tcPr>
            <w:tcW w:w="3780" w:type="dxa"/>
            <w:tcBorders>
              <w:top w:val="nil"/>
              <w:left w:val="nil"/>
              <w:bottom w:val="nil"/>
              <w:right w:val="nil"/>
            </w:tcBorders>
          </w:tcPr>
          <w:p w14:paraId="4902063C" w14:textId="337EEDBD" w:rsidR="003010EF" w:rsidRPr="00B71441" w:rsidRDefault="003010EF" w:rsidP="003010EF">
            <w:pPr>
              <w:spacing w:after="0" w:line="259" w:lineRule="auto"/>
              <w:ind w:left="0" w:firstLine="0"/>
              <w:rPr>
                <w:rFonts w:ascii="Times New Roman" w:hAnsi="Times New Roman" w:cs="Times New Roman"/>
                <w:iCs/>
              </w:rPr>
            </w:pPr>
            <w:proofErr w:type="spellStart"/>
            <w:r w:rsidRPr="00150A35">
              <w:rPr>
                <w:rFonts w:ascii="Times New Roman" w:hAnsi="Times New Roman" w:cs="Times New Roman"/>
                <w:i/>
              </w:rPr>
              <w:t>Desmodium</w:t>
            </w:r>
            <w:proofErr w:type="spellEnd"/>
            <w:r w:rsidRPr="00150A35">
              <w:rPr>
                <w:rFonts w:ascii="Times New Roman" w:hAnsi="Times New Roman" w:cs="Times New Roman"/>
                <w:i/>
              </w:rPr>
              <w:t xml:space="preserve"> canadense</w:t>
            </w:r>
            <w:ins w:id="331" w:author="Sullivan, Lauren" w:date="2025-10-08T11:42:00Z" w16du:dateUtc="2025-10-08T16:42:00Z">
              <w:r w:rsidR="00B71441">
                <w:rPr>
                  <w:rFonts w:ascii="Times New Roman" w:hAnsi="Times New Roman" w:cs="Times New Roman"/>
                  <w:iCs/>
                </w:rPr>
                <w:t xml:space="preserve"> </w:t>
              </w:r>
              <w:r w:rsidR="00B71441" w:rsidRPr="004B56C6">
                <w:rPr>
                  <w:rFonts w:ascii="Times New Roman" w:hAnsi="Times New Roman" w:cs="Times New Roman"/>
                  <w:iCs/>
                  <w:sz w:val="20"/>
                  <w:szCs w:val="20"/>
                </w:rPr>
                <w:t>(Linnaeus)</w:t>
              </w:r>
              <w:r w:rsidR="00B71441">
                <w:rPr>
                  <w:rFonts w:ascii="Times New Roman" w:hAnsi="Times New Roman" w:cs="Times New Roman"/>
                  <w:iCs/>
                  <w:sz w:val="20"/>
                  <w:szCs w:val="20"/>
                </w:rPr>
                <w:t xml:space="preserve"> de Candolle in A.P. de Candolle and A.L.P.P. de Candolle</w:t>
              </w:r>
            </w:ins>
          </w:p>
        </w:tc>
        <w:tc>
          <w:tcPr>
            <w:tcW w:w="2160" w:type="dxa"/>
            <w:tcBorders>
              <w:top w:val="nil"/>
              <w:left w:val="nil"/>
              <w:bottom w:val="nil"/>
              <w:right w:val="nil"/>
            </w:tcBorders>
          </w:tcPr>
          <w:p w14:paraId="6DB60423" w14:textId="77777777" w:rsidR="003010EF" w:rsidRPr="00150A35" w:rsidRDefault="003010EF" w:rsidP="003010EF">
            <w:pPr>
              <w:spacing w:after="0" w:line="259" w:lineRule="auto"/>
              <w:ind w:left="0" w:firstLine="0"/>
              <w:rPr>
                <w:rFonts w:ascii="Times New Roman" w:hAnsi="Times New Roman" w:cs="Times New Roman"/>
              </w:rPr>
            </w:pPr>
            <w:r w:rsidRPr="00150A35">
              <w:rPr>
                <w:rFonts w:ascii="Times New Roman" w:hAnsi="Times New Roman" w:cs="Times New Roman"/>
              </w:rPr>
              <w:t>4.420 (± 0.302)</w:t>
            </w:r>
          </w:p>
        </w:tc>
      </w:tr>
      <w:tr w:rsidR="00B71441" w:rsidRPr="00150A35" w14:paraId="7E8A5246" w14:textId="77777777" w:rsidTr="00B71441">
        <w:trPr>
          <w:trHeight w:val="318"/>
        </w:trPr>
        <w:tc>
          <w:tcPr>
            <w:tcW w:w="1137" w:type="dxa"/>
            <w:tcBorders>
              <w:top w:val="nil"/>
              <w:left w:val="nil"/>
              <w:bottom w:val="nil"/>
              <w:right w:val="nil"/>
            </w:tcBorders>
          </w:tcPr>
          <w:p w14:paraId="22050B0B"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36856BCE" w14:textId="25D81778" w:rsidR="003010EF" w:rsidRPr="00150A35" w:rsidRDefault="003010EF">
            <w:pPr>
              <w:spacing w:after="0" w:line="259" w:lineRule="auto"/>
              <w:ind w:left="0" w:right="331" w:firstLine="0"/>
              <w:rPr>
                <w:rFonts w:ascii="Times New Roman" w:hAnsi="Times New Roman" w:cs="Times New Roman"/>
              </w:rPr>
              <w:pPrChange w:id="332" w:author="Sullivan, Lauren" w:date="2025-10-08T11:37:00Z" w16du:dateUtc="2025-10-08T16:37:00Z">
                <w:pPr>
                  <w:spacing w:after="0" w:line="259" w:lineRule="auto"/>
                  <w:ind w:left="0" w:firstLine="0"/>
                </w:pPr>
              </w:pPrChange>
            </w:pPr>
            <w:ins w:id="333" w:author="Sullivan, Lauren" w:date="2025-10-08T11:30:00Z" w16du:dateUtc="2025-10-08T16:30:00Z">
              <w:r w:rsidRPr="00150A35">
                <w:rPr>
                  <w:rFonts w:ascii="Times New Roman" w:hAnsi="Times New Roman" w:cs="Times New Roman"/>
                </w:rPr>
                <w:t>Fabaceae</w:t>
              </w:r>
            </w:ins>
            <w:del w:id="334" w:author="Sullivan, Lauren" w:date="2025-10-08T11:29:00Z" w16du:dateUtc="2025-10-08T16:29:00Z">
              <w:r w:rsidRPr="00150A35" w:rsidDel="003010EF">
                <w:rPr>
                  <w:rFonts w:ascii="Times New Roman" w:hAnsi="Times New Roman" w:cs="Times New Roman"/>
                </w:rPr>
                <w:delText>Asteraceae</w:delText>
              </w:r>
            </w:del>
          </w:p>
        </w:tc>
        <w:tc>
          <w:tcPr>
            <w:tcW w:w="3780" w:type="dxa"/>
            <w:tcBorders>
              <w:top w:val="nil"/>
              <w:left w:val="nil"/>
              <w:bottom w:val="nil"/>
              <w:right w:val="nil"/>
            </w:tcBorders>
          </w:tcPr>
          <w:p w14:paraId="37858A43" w14:textId="7F2BC69E" w:rsidR="003010EF" w:rsidRPr="00150A35" w:rsidRDefault="003010EF" w:rsidP="003010EF">
            <w:pPr>
              <w:spacing w:after="0" w:line="259" w:lineRule="auto"/>
              <w:ind w:left="0" w:firstLine="0"/>
              <w:rPr>
                <w:rFonts w:ascii="Times New Roman" w:hAnsi="Times New Roman" w:cs="Times New Roman"/>
              </w:rPr>
            </w:pPr>
            <w:ins w:id="335" w:author="Sullivan, Lauren" w:date="2025-10-08T11:30:00Z" w16du:dateUtc="2025-10-08T16:30:00Z">
              <w:r w:rsidRPr="00150A35">
                <w:rPr>
                  <w:rFonts w:ascii="Times New Roman" w:hAnsi="Times New Roman" w:cs="Times New Roman"/>
                  <w:i/>
                </w:rPr>
                <w:t>Lespedeza capitata</w:t>
              </w:r>
            </w:ins>
            <w:ins w:id="336" w:author="Sullivan, Lauren" w:date="2025-10-08T11:42:00Z" w16du:dateUtc="2025-10-08T16:42:00Z">
              <w:r w:rsidR="00B71441">
                <w:rPr>
                  <w:rFonts w:ascii="Times New Roman" w:hAnsi="Times New Roman" w:cs="Times New Roman"/>
                  <w:iCs/>
                </w:rPr>
                <w:t xml:space="preserve"> </w:t>
              </w:r>
              <w:r w:rsidR="00B71441" w:rsidRPr="004B56C6">
                <w:rPr>
                  <w:rFonts w:ascii="Times New Roman" w:hAnsi="Times New Roman" w:cs="Times New Roman"/>
                  <w:iCs/>
                  <w:sz w:val="20"/>
                  <w:szCs w:val="20"/>
                </w:rPr>
                <w:t>(</w:t>
              </w:r>
              <w:r w:rsidR="00B71441">
                <w:rPr>
                  <w:rFonts w:ascii="Times New Roman" w:hAnsi="Times New Roman" w:cs="Times New Roman"/>
                  <w:iCs/>
                  <w:sz w:val="20"/>
                  <w:szCs w:val="20"/>
                </w:rPr>
                <w:t>Michaux</w:t>
              </w:r>
              <w:r w:rsidR="00B71441" w:rsidRPr="004B56C6">
                <w:rPr>
                  <w:rFonts w:ascii="Times New Roman" w:hAnsi="Times New Roman" w:cs="Times New Roman"/>
                  <w:iCs/>
                  <w:sz w:val="20"/>
                  <w:szCs w:val="20"/>
                </w:rPr>
                <w:t>)</w:t>
              </w:r>
            </w:ins>
            <w:del w:id="337" w:author="Sullivan, Lauren" w:date="2025-10-08T11:29:00Z" w16du:dateUtc="2025-10-08T16:29:00Z">
              <w:r w:rsidRPr="00150A35" w:rsidDel="003010EF">
                <w:rPr>
                  <w:rFonts w:ascii="Times New Roman" w:hAnsi="Times New Roman" w:cs="Times New Roman"/>
                  <w:i/>
                </w:rPr>
                <w:delText>Echinacea pallida</w:delText>
              </w:r>
            </w:del>
          </w:p>
        </w:tc>
        <w:tc>
          <w:tcPr>
            <w:tcW w:w="2160" w:type="dxa"/>
            <w:tcBorders>
              <w:top w:val="nil"/>
              <w:left w:val="nil"/>
              <w:bottom w:val="nil"/>
              <w:right w:val="nil"/>
            </w:tcBorders>
          </w:tcPr>
          <w:p w14:paraId="191610AC" w14:textId="6F355F48" w:rsidR="003010EF" w:rsidRPr="00150A35" w:rsidRDefault="003010EF" w:rsidP="003010EF">
            <w:pPr>
              <w:spacing w:after="0" w:line="259" w:lineRule="auto"/>
              <w:ind w:left="0" w:firstLine="0"/>
              <w:rPr>
                <w:rFonts w:ascii="Times New Roman" w:hAnsi="Times New Roman" w:cs="Times New Roman"/>
              </w:rPr>
            </w:pPr>
            <w:ins w:id="338" w:author="Sullivan, Lauren" w:date="2025-10-08T11:30:00Z" w16du:dateUtc="2025-10-08T16:30:00Z">
              <w:r w:rsidRPr="00150A35">
                <w:rPr>
                  <w:rFonts w:ascii="Times New Roman" w:hAnsi="Times New Roman" w:cs="Times New Roman"/>
                </w:rPr>
                <w:t>3.280 (± 0.099)</w:t>
              </w:r>
            </w:ins>
            <w:del w:id="339" w:author="Sullivan, Lauren" w:date="2025-10-08T11:29:00Z" w16du:dateUtc="2025-10-08T16:29:00Z">
              <w:r w:rsidRPr="00150A35" w:rsidDel="003010EF">
                <w:rPr>
                  <w:rFonts w:ascii="Times New Roman" w:hAnsi="Times New Roman" w:cs="Times New Roman"/>
                </w:rPr>
                <w:delText>4.600 (± 0.183)</w:delText>
              </w:r>
            </w:del>
          </w:p>
        </w:tc>
      </w:tr>
      <w:tr w:rsidR="00B71441" w:rsidRPr="00150A35" w14:paraId="348A6891" w14:textId="77777777" w:rsidTr="00B71441">
        <w:trPr>
          <w:trHeight w:val="318"/>
        </w:trPr>
        <w:tc>
          <w:tcPr>
            <w:tcW w:w="1137" w:type="dxa"/>
            <w:tcBorders>
              <w:top w:val="nil"/>
              <w:left w:val="nil"/>
              <w:bottom w:val="nil"/>
              <w:right w:val="nil"/>
            </w:tcBorders>
          </w:tcPr>
          <w:p w14:paraId="1B8345B0"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161526F7" w14:textId="33B709DD" w:rsidR="003010EF" w:rsidRPr="00150A35" w:rsidRDefault="003010EF">
            <w:pPr>
              <w:spacing w:after="0" w:line="259" w:lineRule="auto"/>
              <w:ind w:left="0" w:right="331" w:firstLine="0"/>
              <w:rPr>
                <w:rFonts w:ascii="Times New Roman" w:hAnsi="Times New Roman" w:cs="Times New Roman"/>
              </w:rPr>
              <w:pPrChange w:id="340" w:author="Sullivan, Lauren" w:date="2025-10-08T11:37:00Z" w16du:dateUtc="2025-10-08T16:37:00Z">
                <w:pPr>
                  <w:spacing w:after="0" w:line="259" w:lineRule="auto"/>
                  <w:ind w:left="0" w:firstLine="0"/>
                </w:pPr>
              </w:pPrChange>
            </w:pPr>
            <w:proofErr w:type="spellStart"/>
            <w:ins w:id="341" w:author="Sullivan, Lauren" w:date="2025-10-08T11:30:00Z" w16du:dateUtc="2025-10-08T16:30:00Z">
              <w:r w:rsidRPr="00150A35">
                <w:rPr>
                  <w:rFonts w:ascii="Times New Roman" w:hAnsi="Times New Roman" w:cs="Times New Roman"/>
                </w:rPr>
                <w:t>Poaceae</w:t>
              </w:r>
            </w:ins>
            <w:proofErr w:type="spellEnd"/>
            <w:del w:id="342" w:author="Sullivan, Lauren" w:date="2025-10-08T11:30:00Z" w16du:dateUtc="2025-10-08T16:30:00Z">
              <w:r w:rsidRPr="00150A35" w:rsidDel="003010EF">
                <w:rPr>
                  <w:rFonts w:ascii="Times New Roman" w:hAnsi="Times New Roman" w:cs="Times New Roman"/>
                </w:rPr>
                <w:delText>Fabaceae</w:delText>
              </w:r>
            </w:del>
          </w:p>
        </w:tc>
        <w:tc>
          <w:tcPr>
            <w:tcW w:w="3780" w:type="dxa"/>
            <w:tcBorders>
              <w:top w:val="nil"/>
              <w:left w:val="nil"/>
              <w:bottom w:val="nil"/>
              <w:right w:val="nil"/>
            </w:tcBorders>
          </w:tcPr>
          <w:p w14:paraId="448483C8" w14:textId="7354897D" w:rsidR="003010EF" w:rsidRPr="00150A35" w:rsidRDefault="003010EF" w:rsidP="003010EF">
            <w:pPr>
              <w:spacing w:after="0" w:line="259" w:lineRule="auto"/>
              <w:ind w:left="0" w:firstLine="0"/>
              <w:rPr>
                <w:rFonts w:ascii="Times New Roman" w:hAnsi="Times New Roman" w:cs="Times New Roman"/>
              </w:rPr>
            </w:pPr>
            <w:ins w:id="343" w:author="Sullivan, Lauren" w:date="2025-10-08T11:30:00Z" w16du:dateUtc="2025-10-08T16:30:00Z">
              <w:r w:rsidRPr="00150A35">
                <w:rPr>
                  <w:rFonts w:ascii="Times New Roman" w:hAnsi="Times New Roman" w:cs="Times New Roman"/>
                  <w:i/>
                </w:rPr>
                <w:t xml:space="preserve">Sporobolus </w:t>
              </w:r>
              <w:proofErr w:type="spellStart"/>
              <w:r w:rsidRPr="00150A35">
                <w:rPr>
                  <w:rFonts w:ascii="Times New Roman" w:hAnsi="Times New Roman" w:cs="Times New Roman"/>
                  <w:i/>
                </w:rPr>
                <w:t>heterolepis</w:t>
              </w:r>
            </w:ins>
            <w:proofErr w:type="spellEnd"/>
            <w:ins w:id="344" w:author="Sullivan, Lauren" w:date="2025-10-08T11:42:00Z" w16du:dateUtc="2025-10-08T16:42:00Z">
              <w:r w:rsidR="00B71441">
                <w:rPr>
                  <w:rFonts w:ascii="Times New Roman" w:hAnsi="Times New Roman" w:cs="Times New Roman"/>
                  <w:iCs/>
                </w:rPr>
                <w:t xml:space="preserve"> </w:t>
              </w:r>
              <w:r w:rsidR="00B71441" w:rsidRPr="004B56C6">
                <w:rPr>
                  <w:rFonts w:ascii="Times New Roman" w:hAnsi="Times New Roman" w:cs="Times New Roman"/>
                  <w:iCs/>
                  <w:sz w:val="20"/>
                  <w:szCs w:val="20"/>
                </w:rPr>
                <w:t>(</w:t>
              </w:r>
              <w:r w:rsidR="00B71441">
                <w:rPr>
                  <w:rFonts w:ascii="Times New Roman" w:hAnsi="Times New Roman" w:cs="Times New Roman"/>
                  <w:iCs/>
                  <w:sz w:val="20"/>
                  <w:szCs w:val="20"/>
                </w:rPr>
                <w:t xml:space="preserve">A. </w:t>
              </w:r>
            </w:ins>
            <w:ins w:id="345" w:author="Sullivan, Lauren" w:date="2025-10-08T11:43:00Z" w16du:dateUtc="2025-10-08T16:43:00Z">
              <w:r w:rsidR="00B71441">
                <w:rPr>
                  <w:rFonts w:ascii="Times New Roman" w:hAnsi="Times New Roman" w:cs="Times New Roman"/>
                  <w:iCs/>
                  <w:sz w:val="20"/>
                  <w:szCs w:val="20"/>
                </w:rPr>
                <w:t>Gray</w:t>
              </w:r>
            </w:ins>
            <w:ins w:id="346" w:author="Sullivan, Lauren" w:date="2025-10-08T11:42:00Z" w16du:dateUtc="2025-10-08T16:42:00Z">
              <w:r w:rsidR="00B71441" w:rsidRPr="004B56C6">
                <w:rPr>
                  <w:rFonts w:ascii="Times New Roman" w:hAnsi="Times New Roman" w:cs="Times New Roman"/>
                  <w:iCs/>
                  <w:sz w:val="20"/>
                  <w:szCs w:val="20"/>
                </w:rPr>
                <w:t>)</w:t>
              </w:r>
            </w:ins>
            <w:ins w:id="347" w:author="Sullivan, Lauren" w:date="2025-10-08T11:43:00Z" w16du:dateUtc="2025-10-08T16:43:00Z">
              <w:r w:rsidR="00B71441">
                <w:rPr>
                  <w:rFonts w:ascii="Times New Roman" w:hAnsi="Times New Roman" w:cs="Times New Roman"/>
                  <w:iCs/>
                  <w:sz w:val="20"/>
                  <w:szCs w:val="20"/>
                </w:rPr>
                <w:t xml:space="preserve"> A. Gray</w:t>
              </w:r>
            </w:ins>
            <w:del w:id="348" w:author="Sullivan, Lauren" w:date="2025-10-08T11:30:00Z" w16du:dateUtc="2025-10-08T16:30:00Z">
              <w:r w:rsidRPr="00150A35" w:rsidDel="003010EF">
                <w:rPr>
                  <w:rFonts w:ascii="Times New Roman" w:hAnsi="Times New Roman" w:cs="Times New Roman"/>
                  <w:i/>
                </w:rPr>
                <w:delText>Lespedeza capitata</w:delText>
              </w:r>
            </w:del>
          </w:p>
        </w:tc>
        <w:tc>
          <w:tcPr>
            <w:tcW w:w="2160" w:type="dxa"/>
            <w:tcBorders>
              <w:top w:val="nil"/>
              <w:left w:val="nil"/>
              <w:bottom w:val="nil"/>
              <w:right w:val="nil"/>
            </w:tcBorders>
          </w:tcPr>
          <w:p w14:paraId="2AC07662" w14:textId="3F351A37" w:rsidR="003010EF" w:rsidRPr="00150A35" w:rsidRDefault="003010EF" w:rsidP="003010EF">
            <w:pPr>
              <w:spacing w:after="0" w:line="259" w:lineRule="auto"/>
              <w:ind w:left="0" w:firstLine="0"/>
              <w:rPr>
                <w:rFonts w:ascii="Times New Roman" w:hAnsi="Times New Roman" w:cs="Times New Roman"/>
              </w:rPr>
            </w:pPr>
            <w:ins w:id="349" w:author="Sullivan, Lauren" w:date="2025-10-08T11:30:00Z" w16du:dateUtc="2025-10-08T16:30:00Z">
              <w:r w:rsidRPr="00150A35">
                <w:rPr>
                  <w:rFonts w:ascii="Times New Roman" w:hAnsi="Times New Roman" w:cs="Times New Roman"/>
                </w:rPr>
                <w:t>2.000 (± 0.087)</w:t>
              </w:r>
            </w:ins>
            <w:del w:id="350" w:author="Sullivan, Lauren" w:date="2025-10-08T11:30:00Z" w16du:dateUtc="2025-10-08T16:30:00Z">
              <w:r w:rsidRPr="00150A35" w:rsidDel="003010EF">
                <w:rPr>
                  <w:rFonts w:ascii="Times New Roman" w:hAnsi="Times New Roman" w:cs="Times New Roman"/>
                </w:rPr>
                <w:delText>3.280 (± 0.099)</w:delText>
              </w:r>
            </w:del>
          </w:p>
        </w:tc>
      </w:tr>
      <w:tr w:rsidR="00B71441" w:rsidRPr="00150A35" w14:paraId="6340A036" w14:textId="77777777" w:rsidTr="00B71441">
        <w:trPr>
          <w:trHeight w:val="318"/>
        </w:trPr>
        <w:tc>
          <w:tcPr>
            <w:tcW w:w="1137" w:type="dxa"/>
            <w:tcBorders>
              <w:top w:val="nil"/>
              <w:left w:val="nil"/>
              <w:bottom w:val="nil"/>
              <w:right w:val="nil"/>
            </w:tcBorders>
          </w:tcPr>
          <w:p w14:paraId="3CDA49C9"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1D4D65F5" w14:textId="07EC41FE" w:rsidR="003010EF" w:rsidRPr="00150A35" w:rsidRDefault="003010EF">
            <w:pPr>
              <w:spacing w:after="0" w:line="259" w:lineRule="auto"/>
              <w:ind w:left="0" w:right="331" w:firstLine="0"/>
              <w:rPr>
                <w:rFonts w:ascii="Times New Roman" w:hAnsi="Times New Roman" w:cs="Times New Roman"/>
              </w:rPr>
              <w:pPrChange w:id="351" w:author="Sullivan, Lauren" w:date="2025-10-08T11:37:00Z" w16du:dateUtc="2025-10-08T16:37:00Z">
                <w:pPr>
                  <w:spacing w:after="0" w:line="259" w:lineRule="auto"/>
                  <w:ind w:left="0" w:firstLine="0"/>
                </w:pPr>
              </w:pPrChange>
            </w:pPr>
            <w:proofErr w:type="spellStart"/>
            <w:ins w:id="352" w:author="Sullivan, Lauren" w:date="2025-10-08T11:30:00Z" w16du:dateUtc="2025-10-08T16:30:00Z">
              <w:r w:rsidRPr="00150A35">
                <w:rPr>
                  <w:rFonts w:ascii="Times New Roman" w:hAnsi="Times New Roman" w:cs="Times New Roman"/>
                </w:rPr>
                <w:t>Poaceae</w:t>
              </w:r>
            </w:ins>
            <w:proofErr w:type="spellEnd"/>
            <w:del w:id="353" w:author="Sullivan, Lauren" w:date="2025-10-08T11:30:00Z" w16du:dateUtc="2025-10-08T16:30:00Z">
              <w:r w:rsidRPr="00150A35" w:rsidDel="003010EF">
                <w:rPr>
                  <w:rFonts w:ascii="Times New Roman" w:hAnsi="Times New Roman" w:cs="Times New Roman"/>
                </w:rPr>
                <w:delText>Asteraceae</w:delText>
              </w:r>
            </w:del>
          </w:p>
        </w:tc>
        <w:tc>
          <w:tcPr>
            <w:tcW w:w="3780" w:type="dxa"/>
            <w:tcBorders>
              <w:top w:val="nil"/>
              <w:left w:val="nil"/>
              <w:bottom w:val="nil"/>
              <w:right w:val="nil"/>
            </w:tcBorders>
          </w:tcPr>
          <w:p w14:paraId="3D4D3BD9" w14:textId="4BCC4367" w:rsidR="003010EF" w:rsidRPr="00150A35" w:rsidRDefault="003010EF" w:rsidP="003010EF">
            <w:pPr>
              <w:spacing w:after="0" w:line="259" w:lineRule="auto"/>
              <w:ind w:left="0" w:firstLine="0"/>
              <w:rPr>
                <w:rFonts w:ascii="Times New Roman" w:hAnsi="Times New Roman" w:cs="Times New Roman"/>
              </w:rPr>
            </w:pPr>
            <w:ins w:id="354" w:author="Sullivan, Lauren" w:date="2025-10-08T11:30:00Z" w16du:dateUtc="2025-10-08T16:30:00Z">
              <w:r w:rsidRPr="00150A35">
                <w:rPr>
                  <w:rFonts w:ascii="Times New Roman" w:hAnsi="Times New Roman" w:cs="Times New Roman"/>
                  <w:i/>
                </w:rPr>
                <w:t xml:space="preserve">Schizachyrium </w:t>
              </w:r>
              <w:proofErr w:type="spellStart"/>
              <w:r w:rsidRPr="00150A35">
                <w:rPr>
                  <w:rFonts w:ascii="Times New Roman" w:hAnsi="Times New Roman" w:cs="Times New Roman"/>
                  <w:i/>
                </w:rPr>
                <w:t>scoparium</w:t>
              </w:r>
            </w:ins>
            <w:proofErr w:type="spellEnd"/>
            <w:ins w:id="355" w:author="Sullivan, Lauren" w:date="2025-10-08T11:43:00Z" w16du:dateUtc="2025-10-08T16:43:00Z">
              <w:r w:rsidR="00B71441">
                <w:rPr>
                  <w:rFonts w:ascii="Times New Roman" w:hAnsi="Times New Roman" w:cs="Times New Roman"/>
                  <w:iCs/>
                </w:rPr>
                <w:t xml:space="preserve"> </w:t>
              </w:r>
              <w:r w:rsidR="00B71441" w:rsidRPr="004B56C6">
                <w:rPr>
                  <w:rFonts w:ascii="Times New Roman" w:hAnsi="Times New Roman" w:cs="Times New Roman"/>
                  <w:iCs/>
                  <w:sz w:val="20"/>
                  <w:szCs w:val="20"/>
                </w:rPr>
                <w:t>(</w:t>
              </w:r>
              <w:proofErr w:type="spellStart"/>
              <w:r w:rsidR="00B71441">
                <w:rPr>
                  <w:rFonts w:ascii="Times New Roman" w:hAnsi="Times New Roman" w:cs="Times New Roman"/>
                  <w:iCs/>
                  <w:sz w:val="20"/>
                  <w:szCs w:val="20"/>
                </w:rPr>
                <w:t>Michx</w:t>
              </w:r>
              <w:proofErr w:type="spellEnd"/>
              <w:r w:rsidR="00B71441">
                <w:rPr>
                  <w:rFonts w:ascii="Times New Roman" w:hAnsi="Times New Roman" w:cs="Times New Roman"/>
                  <w:iCs/>
                  <w:sz w:val="20"/>
                  <w:szCs w:val="20"/>
                </w:rPr>
                <w:t>.</w:t>
              </w:r>
              <w:r w:rsidR="00B71441" w:rsidRPr="004B56C6">
                <w:rPr>
                  <w:rFonts w:ascii="Times New Roman" w:hAnsi="Times New Roman" w:cs="Times New Roman"/>
                  <w:iCs/>
                  <w:sz w:val="20"/>
                  <w:szCs w:val="20"/>
                </w:rPr>
                <w:t>)</w:t>
              </w:r>
              <w:r w:rsidR="00B71441">
                <w:rPr>
                  <w:rFonts w:ascii="Times New Roman" w:hAnsi="Times New Roman" w:cs="Times New Roman"/>
                  <w:iCs/>
                  <w:sz w:val="20"/>
                  <w:szCs w:val="20"/>
                </w:rPr>
                <w:t xml:space="preserve"> Nash</w:t>
              </w:r>
            </w:ins>
            <w:del w:id="356" w:author="Sullivan, Lauren" w:date="2025-10-08T11:30:00Z" w16du:dateUtc="2025-10-08T16:30:00Z">
              <w:r w:rsidRPr="00150A35" w:rsidDel="003010EF">
                <w:rPr>
                  <w:rFonts w:ascii="Times New Roman" w:hAnsi="Times New Roman" w:cs="Times New Roman"/>
                  <w:i/>
                </w:rPr>
                <w:delText>Rudbeckia hirta</w:delText>
              </w:r>
            </w:del>
          </w:p>
        </w:tc>
        <w:tc>
          <w:tcPr>
            <w:tcW w:w="2160" w:type="dxa"/>
            <w:tcBorders>
              <w:top w:val="nil"/>
              <w:left w:val="nil"/>
              <w:bottom w:val="nil"/>
              <w:right w:val="nil"/>
            </w:tcBorders>
          </w:tcPr>
          <w:p w14:paraId="56FDD77C" w14:textId="277329A9" w:rsidR="003010EF" w:rsidRPr="00150A35" w:rsidRDefault="003010EF" w:rsidP="003010EF">
            <w:pPr>
              <w:spacing w:after="0" w:line="259" w:lineRule="auto"/>
              <w:ind w:left="0" w:firstLine="0"/>
              <w:rPr>
                <w:rFonts w:ascii="Times New Roman" w:hAnsi="Times New Roman" w:cs="Times New Roman"/>
              </w:rPr>
            </w:pPr>
            <w:ins w:id="357" w:author="Sullivan, Lauren" w:date="2025-10-08T11:30:00Z" w16du:dateUtc="2025-10-08T16:30:00Z">
              <w:r w:rsidRPr="00150A35">
                <w:rPr>
                  <w:rFonts w:ascii="Times New Roman" w:hAnsi="Times New Roman" w:cs="Times New Roman"/>
                </w:rPr>
                <w:t>1.830 (± 0.114)</w:t>
              </w:r>
            </w:ins>
            <w:del w:id="358" w:author="Sullivan, Lauren" w:date="2025-10-08T11:30:00Z" w16du:dateUtc="2025-10-08T16:30:00Z">
              <w:r w:rsidRPr="00150A35" w:rsidDel="003010EF">
                <w:rPr>
                  <w:rFonts w:ascii="Times New Roman" w:hAnsi="Times New Roman" w:cs="Times New Roman"/>
                </w:rPr>
                <w:delText>0.250 (± 0.010)</w:delText>
              </w:r>
            </w:del>
          </w:p>
        </w:tc>
      </w:tr>
      <w:tr w:rsidR="00B71441" w:rsidRPr="00150A35" w14:paraId="47B23247" w14:textId="77777777" w:rsidTr="00B71441">
        <w:trPr>
          <w:trHeight w:val="318"/>
        </w:trPr>
        <w:tc>
          <w:tcPr>
            <w:tcW w:w="1137" w:type="dxa"/>
            <w:tcBorders>
              <w:top w:val="nil"/>
              <w:left w:val="nil"/>
              <w:bottom w:val="nil"/>
              <w:right w:val="nil"/>
            </w:tcBorders>
          </w:tcPr>
          <w:p w14:paraId="414F3499"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16A1AA86" w14:textId="0811F10B" w:rsidR="003010EF" w:rsidRPr="00150A35" w:rsidRDefault="003010EF">
            <w:pPr>
              <w:spacing w:after="0" w:line="259" w:lineRule="auto"/>
              <w:ind w:left="0" w:right="331" w:firstLine="0"/>
              <w:rPr>
                <w:rFonts w:ascii="Times New Roman" w:hAnsi="Times New Roman" w:cs="Times New Roman"/>
              </w:rPr>
              <w:pPrChange w:id="359" w:author="Sullivan, Lauren" w:date="2025-10-08T11:37:00Z" w16du:dateUtc="2025-10-08T16:37:00Z">
                <w:pPr>
                  <w:spacing w:after="0" w:line="259" w:lineRule="auto"/>
                  <w:ind w:left="0" w:firstLine="0"/>
                </w:pPr>
              </w:pPrChange>
            </w:pPr>
            <w:ins w:id="360" w:author="Sullivan, Lauren" w:date="2025-10-08T11:30:00Z" w16du:dateUtc="2025-10-08T16:30:00Z">
              <w:r w:rsidRPr="00150A35">
                <w:rPr>
                  <w:rFonts w:ascii="Times New Roman" w:hAnsi="Times New Roman" w:cs="Times New Roman"/>
                </w:rPr>
                <w:t>Asteraceae</w:t>
              </w:r>
            </w:ins>
            <w:del w:id="361" w:author="Sullivan, Lauren" w:date="2025-10-08T11:30:00Z" w16du:dateUtc="2025-10-08T16:30:00Z">
              <w:r w:rsidRPr="00150A35" w:rsidDel="003010EF">
                <w:rPr>
                  <w:rFonts w:ascii="Times New Roman" w:hAnsi="Times New Roman" w:cs="Times New Roman"/>
                </w:rPr>
                <w:delText>Poaceae</w:delText>
              </w:r>
            </w:del>
          </w:p>
        </w:tc>
        <w:tc>
          <w:tcPr>
            <w:tcW w:w="3780" w:type="dxa"/>
            <w:tcBorders>
              <w:top w:val="nil"/>
              <w:left w:val="nil"/>
              <w:bottom w:val="nil"/>
              <w:right w:val="nil"/>
            </w:tcBorders>
          </w:tcPr>
          <w:p w14:paraId="5317A175" w14:textId="1E36C42F" w:rsidR="003010EF" w:rsidRPr="00150A35" w:rsidRDefault="003010EF" w:rsidP="003010EF">
            <w:pPr>
              <w:spacing w:after="0" w:line="259" w:lineRule="auto"/>
              <w:ind w:left="0" w:firstLine="0"/>
              <w:rPr>
                <w:rFonts w:ascii="Times New Roman" w:hAnsi="Times New Roman" w:cs="Times New Roman"/>
              </w:rPr>
            </w:pPr>
            <w:ins w:id="362" w:author="Sullivan, Lauren" w:date="2025-10-08T11:30:00Z" w16du:dateUtc="2025-10-08T16:30:00Z">
              <w:r w:rsidRPr="00150A35">
                <w:rPr>
                  <w:rFonts w:ascii="Times New Roman" w:hAnsi="Times New Roman" w:cs="Times New Roman"/>
                  <w:i/>
                </w:rPr>
                <w:t xml:space="preserve">Rudbeckia </w:t>
              </w:r>
              <w:proofErr w:type="spellStart"/>
              <w:r w:rsidRPr="00150A35">
                <w:rPr>
                  <w:rFonts w:ascii="Times New Roman" w:hAnsi="Times New Roman" w:cs="Times New Roman"/>
                  <w:i/>
                </w:rPr>
                <w:t>hirta</w:t>
              </w:r>
            </w:ins>
            <w:proofErr w:type="spellEnd"/>
            <w:ins w:id="363" w:author="Sullivan, Lauren" w:date="2025-10-08T11:43:00Z" w16du:dateUtc="2025-10-08T16:43:00Z">
              <w:r w:rsidR="00B71441">
                <w:rPr>
                  <w:rFonts w:ascii="Times New Roman" w:hAnsi="Times New Roman" w:cs="Times New Roman"/>
                  <w:iCs/>
                </w:rPr>
                <w:t xml:space="preserve"> </w:t>
              </w:r>
              <w:r w:rsidR="00B71441" w:rsidRPr="004B56C6">
                <w:rPr>
                  <w:rFonts w:ascii="Times New Roman" w:hAnsi="Times New Roman" w:cs="Times New Roman"/>
                  <w:iCs/>
                  <w:sz w:val="20"/>
                  <w:szCs w:val="20"/>
                </w:rPr>
                <w:t>(Linnaeus)</w:t>
              </w:r>
              <w:r w:rsidR="00B71441">
                <w:rPr>
                  <w:rFonts w:ascii="Times New Roman" w:hAnsi="Times New Roman" w:cs="Times New Roman"/>
                  <w:iCs/>
                  <w:sz w:val="20"/>
                  <w:szCs w:val="20"/>
                </w:rPr>
                <w:t xml:space="preserve"> </w:t>
              </w:r>
            </w:ins>
            <w:del w:id="364" w:author="Sullivan, Lauren" w:date="2025-10-08T11:30:00Z" w16du:dateUtc="2025-10-08T16:30:00Z">
              <w:r w:rsidRPr="00150A35" w:rsidDel="003010EF">
                <w:rPr>
                  <w:rFonts w:ascii="Times New Roman" w:hAnsi="Times New Roman" w:cs="Times New Roman"/>
                  <w:i/>
                </w:rPr>
                <w:delText>Schizachyrium scoparium</w:delText>
              </w:r>
            </w:del>
          </w:p>
        </w:tc>
        <w:tc>
          <w:tcPr>
            <w:tcW w:w="2160" w:type="dxa"/>
            <w:tcBorders>
              <w:top w:val="nil"/>
              <w:left w:val="nil"/>
              <w:bottom w:val="nil"/>
              <w:right w:val="nil"/>
            </w:tcBorders>
          </w:tcPr>
          <w:p w14:paraId="4C99E9FB" w14:textId="7665EC6B" w:rsidR="003010EF" w:rsidRPr="00150A35" w:rsidRDefault="003010EF" w:rsidP="003010EF">
            <w:pPr>
              <w:spacing w:after="0" w:line="259" w:lineRule="auto"/>
              <w:ind w:left="0" w:firstLine="0"/>
              <w:rPr>
                <w:rFonts w:ascii="Times New Roman" w:hAnsi="Times New Roman" w:cs="Times New Roman"/>
              </w:rPr>
            </w:pPr>
            <w:ins w:id="365" w:author="Sullivan, Lauren" w:date="2025-10-08T11:30:00Z" w16du:dateUtc="2025-10-08T16:30:00Z">
              <w:r w:rsidRPr="00150A35">
                <w:rPr>
                  <w:rFonts w:ascii="Times New Roman" w:hAnsi="Times New Roman" w:cs="Times New Roman"/>
                </w:rPr>
                <w:t>0.250 (± 0.010)</w:t>
              </w:r>
            </w:ins>
            <w:del w:id="366" w:author="Sullivan, Lauren" w:date="2025-10-08T11:30:00Z" w16du:dateUtc="2025-10-08T16:30:00Z">
              <w:r w:rsidRPr="00150A35" w:rsidDel="003010EF">
                <w:rPr>
                  <w:rFonts w:ascii="Times New Roman" w:hAnsi="Times New Roman" w:cs="Times New Roman"/>
                </w:rPr>
                <w:delText>1.830 (± 0.114)</w:delText>
              </w:r>
            </w:del>
          </w:p>
        </w:tc>
      </w:tr>
      <w:tr w:rsidR="00B71441" w:rsidRPr="00150A35" w14:paraId="1A8BEDC6" w14:textId="77777777" w:rsidTr="00B71441">
        <w:trPr>
          <w:trHeight w:val="671"/>
        </w:trPr>
        <w:tc>
          <w:tcPr>
            <w:tcW w:w="1137" w:type="dxa"/>
            <w:tcBorders>
              <w:top w:val="nil"/>
              <w:left w:val="nil"/>
              <w:bottom w:val="nil"/>
              <w:right w:val="nil"/>
            </w:tcBorders>
          </w:tcPr>
          <w:p w14:paraId="1A3F9D72"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nil"/>
              <w:right w:val="nil"/>
            </w:tcBorders>
          </w:tcPr>
          <w:p w14:paraId="1587D51D" w14:textId="3F2BACF2" w:rsidR="003010EF" w:rsidRPr="00150A35" w:rsidRDefault="003010EF">
            <w:pPr>
              <w:spacing w:after="0" w:line="259" w:lineRule="auto"/>
              <w:ind w:left="0" w:right="331" w:firstLine="0"/>
              <w:rPr>
                <w:rFonts w:ascii="Times New Roman" w:hAnsi="Times New Roman" w:cs="Times New Roman"/>
              </w:rPr>
              <w:pPrChange w:id="367" w:author="Sullivan, Lauren" w:date="2025-10-08T11:37:00Z" w16du:dateUtc="2025-10-08T16:37:00Z">
                <w:pPr>
                  <w:spacing w:after="0" w:line="259" w:lineRule="auto"/>
                  <w:ind w:left="0" w:firstLine="0"/>
                </w:pPr>
              </w:pPrChange>
            </w:pPr>
            <w:ins w:id="368" w:author="Sullivan, Lauren" w:date="2025-10-08T11:30:00Z" w16du:dateUtc="2025-10-08T16:30:00Z">
              <w:r w:rsidRPr="00150A35">
                <w:rPr>
                  <w:rFonts w:ascii="Times New Roman" w:hAnsi="Times New Roman" w:cs="Times New Roman"/>
                </w:rPr>
                <w:t>Asteraceae</w:t>
              </w:r>
            </w:ins>
            <w:del w:id="369" w:author="Sullivan, Lauren" w:date="2025-10-08T11:30:00Z" w16du:dateUtc="2025-10-08T16:30:00Z">
              <w:r w:rsidRPr="00150A35" w:rsidDel="003010EF">
                <w:rPr>
                  <w:rFonts w:ascii="Times New Roman" w:hAnsi="Times New Roman" w:cs="Times New Roman"/>
                </w:rPr>
                <w:delText>Poaceae</w:delText>
              </w:r>
            </w:del>
          </w:p>
        </w:tc>
        <w:tc>
          <w:tcPr>
            <w:tcW w:w="3780" w:type="dxa"/>
            <w:tcBorders>
              <w:top w:val="nil"/>
              <w:left w:val="nil"/>
              <w:bottom w:val="nil"/>
              <w:right w:val="nil"/>
            </w:tcBorders>
          </w:tcPr>
          <w:p w14:paraId="170783F1" w14:textId="52949D5F" w:rsidR="003010EF" w:rsidRPr="00150A35" w:rsidRDefault="003010EF" w:rsidP="003010EF">
            <w:pPr>
              <w:spacing w:after="0" w:line="259" w:lineRule="auto"/>
              <w:ind w:left="0" w:firstLine="0"/>
              <w:rPr>
                <w:rFonts w:ascii="Times New Roman" w:hAnsi="Times New Roman" w:cs="Times New Roman"/>
              </w:rPr>
            </w:pPr>
            <w:ins w:id="370" w:author="Sullivan, Lauren" w:date="2025-10-08T11:30:00Z" w16du:dateUtc="2025-10-08T16:30:00Z">
              <w:r w:rsidRPr="00150A35">
                <w:rPr>
                  <w:rFonts w:ascii="Times New Roman" w:hAnsi="Times New Roman" w:cs="Times New Roman"/>
                  <w:i/>
                </w:rPr>
                <w:t>Coreopsis tinctoria</w:t>
              </w:r>
            </w:ins>
            <w:ins w:id="371" w:author="Sullivan, Lauren" w:date="2025-10-08T11:44:00Z" w16du:dateUtc="2025-10-08T16:44:00Z">
              <w:r w:rsidR="00B71441">
                <w:rPr>
                  <w:rFonts w:ascii="Times New Roman" w:hAnsi="Times New Roman" w:cs="Times New Roman"/>
                  <w:iCs/>
                </w:rPr>
                <w:t xml:space="preserve"> </w:t>
              </w:r>
              <w:r w:rsidR="00B71441" w:rsidRPr="004B56C6">
                <w:rPr>
                  <w:rFonts w:ascii="Times New Roman" w:hAnsi="Times New Roman" w:cs="Times New Roman"/>
                  <w:iCs/>
                  <w:sz w:val="20"/>
                  <w:szCs w:val="20"/>
                </w:rPr>
                <w:t>(Nuttall)</w:t>
              </w:r>
              <w:r w:rsidR="00B71441">
                <w:rPr>
                  <w:rFonts w:ascii="Times New Roman" w:hAnsi="Times New Roman" w:cs="Times New Roman"/>
                  <w:iCs/>
                  <w:sz w:val="20"/>
                  <w:szCs w:val="20"/>
                </w:rPr>
                <w:t xml:space="preserve"> </w:t>
              </w:r>
            </w:ins>
            <w:del w:id="372" w:author="Sullivan, Lauren" w:date="2025-10-08T11:30:00Z" w16du:dateUtc="2025-10-08T16:30:00Z">
              <w:r w:rsidRPr="00150A35" w:rsidDel="003010EF">
                <w:rPr>
                  <w:rFonts w:ascii="Times New Roman" w:hAnsi="Times New Roman" w:cs="Times New Roman"/>
                  <w:i/>
                </w:rPr>
                <w:delText>Sporobolus heterolepis</w:delText>
              </w:r>
            </w:del>
          </w:p>
        </w:tc>
        <w:tc>
          <w:tcPr>
            <w:tcW w:w="2160" w:type="dxa"/>
            <w:tcBorders>
              <w:top w:val="nil"/>
              <w:left w:val="nil"/>
              <w:bottom w:val="nil"/>
              <w:right w:val="nil"/>
            </w:tcBorders>
          </w:tcPr>
          <w:p w14:paraId="734FFEDE" w14:textId="77777777" w:rsidR="003010EF" w:rsidRDefault="003010EF" w:rsidP="003010EF">
            <w:pPr>
              <w:spacing w:after="0" w:line="259" w:lineRule="auto"/>
              <w:ind w:left="0" w:firstLine="0"/>
              <w:rPr>
                <w:ins w:id="373" w:author="Sullivan, Lauren" w:date="2025-10-08T11:30:00Z" w16du:dateUtc="2025-10-08T16:30:00Z"/>
                <w:rFonts w:ascii="Times New Roman" w:hAnsi="Times New Roman" w:cs="Times New Roman"/>
              </w:rPr>
            </w:pPr>
            <w:ins w:id="374" w:author="Sullivan, Lauren" w:date="2025-10-08T11:30:00Z" w16du:dateUtc="2025-10-08T16:30:00Z">
              <w:r w:rsidRPr="00150A35">
                <w:rPr>
                  <w:rFonts w:ascii="Times New Roman" w:hAnsi="Times New Roman" w:cs="Times New Roman"/>
                </w:rPr>
                <w:t>0.215 (± 0.014)</w:t>
              </w:r>
            </w:ins>
          </w:p>
          <w:p w14:paraId="165D7631" w14:textId="189B7FB9" w:rsidR="003010EF" w:rsidRPr="00150A35" w:rsidRDefault="003010EF" w:rsidP="003010EF">
            <w:pPr>
              <w:spacing w:after="0" w:line="259" w:lineRule="auto"/>
              <w:ind w:left="0" w:firstLine="0"/>
              <w:rPr>
                <w:rFonts w:ascii="Times New Roman" w:hAnsi="Times New Roman" w:cs="Times New Roman"/>
              </w:rPr>
            </w:pPr>
            <w:del w:id="375" w:author="Sullivan, Lauren" w:date="2025-10-08T11:30:00Z" w16du:dateUtc="2025-10-08T16:30:00Z">
              <w:r w:rsidRPr="00150A35" w:rsidDel="003010EF">
                <w:rPr>
                  <w:rFonts w:ascii="Times New Roman" w:hAnsi="Times New Roman" w:cs="Times New Roman"/>
                </w:rPr>
                <w:delText>2.000 (± 0.087)</w:delText>
              </w:r>
            </w:del>
          </w:p>
        </w:tc>
      </w:tr>
      <w:tr w:rsidR="00B71441" w:rsidRPr="00150A35" w14:paraId="3D6CBE1F" w14:textId="77777777" w:rsidTr="00B71441">
        <w:trPr>
          <w:trHeight w:val="41"/>
        </w:trPr>
        <w:tc>
          <w:tcPr>
            <w:tcW w:w="1137" w:type="dxa"/>
            <w:tcBorders>
              <w:top w:val="nil"/>
              <w:left w:val="nil"/>
              <w:bottom w:val="single" w:sz="3" w:space="0" w:color="000000"/>
              <w:right w:val="nil"/>
            </w:tcBorders>
          </w:tcPr>
          <w:p w14:paraId="052D92B6" w14:textId="77777777" w:rsidR="003010EF" w:rsidRPr="00150A35" w:rsidRDefault="003010EF" w:rsidP="003010EF">
            <w:pPr>
              <w:spacing w:after="160" w:line="259" w:lineRule="auto"/>
              <w:ind w:left="0" w:firstLine="0"/>
              <w:rPr>
                <w:rFonts w:ascii="Times New Roman" w:hAnsi="Times New Roman" w:cs="Times New Roman"/>
              </w:rPr>
            </w:pPr>
          </w:p>
        </w:tc>
        <w:tc>
          <w:tcPr>
            <w:tcW w:w="1594" w:type="dxa"/>
            <w:tcBorders>
              <w:top w:val="nil"/>
              <w:left w:val="nil"/>
              <w:bottom w:val="single" w:sz="3" w:space="0" w:color="000000"/>
              <w:right w:val="nil"/>
            </w:tcBorders>
          </w:tcPr>
          <w:p w14:paraId="4061F20F" w14:textId="4057A241" w:rsidR="003010EF" w:rsidRPr="00150A35" w:rsidRDefault="003010EF">
            <w:pPr>
              <w:spacing w:after="0" w:line="259" w:lineRule="auto"/>
              <w:ind w:left="0" w:right="331" w:firstLine="0"/>
              <w:rPr>
                <w:rFonts w:ascii="Times New Roman" w:hAnsi="Times New Roman" w:cs="Times New Roman"/>
              </w:rPr>
              <w:pPrChange w:id="376" w:author="Sullivan, Lauren" w:date="2025-10-08T11:37:00Z" w16du:dateUtc="2025-10-08T16:37:00Z">
                <w:pPr>
                  <w:spacing w:after="0" w:line="259" w:lineRule="auto"/>
                  <w:ind w:left="0" w:firstLine="0"/>
                </w:pPr>
              </w:pPrChange>
            </w:pPr>
            <w:del w:id="377" w:author="Sullivan, Lauren" w:date="2025-10-08T11:29:00Z" w16du:dateUtc="2025-10-08T16:29:00Z">
              <w:r w:rsidRPr="00150A35" w:rsidDel="00E0597B">
                <w:rPr>
                  <w:rFonts w:ascii="Times New Roman" w:hAnsi="Times New Roman" w:cs="Times New Roman"/>
                </w:rPr>
                <w:delText>Campanulaceae</w:delText>
              </w:r>
            </w:del>
          </w:p>
        </w:tc>
        <w:tc>
          <w:tcPr>
            <w:tcW w:w="3780" w:type="dxa"/>
            <w:tcBorders>
              <w:top w:val="nil"/>
              <w:left w:val="nil"/>
              <w:bottom w:val="single" w:sz="3" w:space="0" w:color="000000"/>
              <w:right w:val="nil"/>
            </w:tcBorders>
          </w:tcPr>
          <w:p w14:paraId="08900E28" w14:textId="1B55A996" w:rsidR="003010EF" w:rsidRPr="00150A35" w:rsidRDefault="003010EF" w:rsidP="003010EF">
            <w:pPr>
              <w:spacing w:after="0" w:line="259" w:lineRule="auto"/>
              <w:ind w:left="0" w:firstLine="0"/>
              <w:rPr>
                <w:rFonts w:ascii="Times New Roman" w:hAnsi="Times New Roman" w:cs="Times New Roman"/>
              </w:rPr>
            </w:pPr>
            <w:del w:id="378" w:author="Sullivan, Lauren" w:date="2025-10-08T11:29:00Z" w16du:dateUtc="2025-10-08T16:29:00Z">
              <w:r w:rsidRPr="00150A35" w:rsidDel="00E0597B">
                <w:rPr>
                  <w:rFonts w:ascii="Times New Roman" w:hAnsi="Times New Roman" w:cs="Times New Roman"/>
                  <w:i/>
                </w:rPr>
                <w:delText>Triodanis perfoliata</w:delText>
              </w:r>
            </w:del>
          </w:p>
        </w:tc>
        <w:tc>
          <w:tcPr>
            <w:tcW w:w="2160" w:type="dxa"/>
            <w:tcBorders>
              <w:top w:val="nil"/>
              <w:left w:val="nil"/>
              <w:bottom w:val="single" w:sz="3" w:space="0" w:color="000000"/>
              <w:right w:val="nil"/>
            </w:tcBorders>
          </w:tcPr>
          <w:p w14:paraId="197BCCCE" w14:textId="4F4B6B06" w:rsidR="003010EF" w:rsidRPr="00150A35" w:rsidRDefault="003010EF" w:rsidP="003010EF">
            <w:pPr>
              <w:spacing w:after="0" w:line="259" w:lineRule="auto"/>
              <w:ind w:left="0" w:firstLine="0"/>
              <w:rPr>
                <w:rFonts w:ascii="Times New Roman" w:hAnsi="Times New Roman" w:cs="Times New Roman"/>
              </w:rPr>
            </w:pPr>
            <w:del w:id="379" w:author="Sullivan, Lauren" w:date="2025-10-08T11:29:00Z" w16du:dateUtc="2025-10-08T16:29:00Z">
              <w:r w:rsidRPr="00150A35" w:rsidDel="00E0597B">
                <w:rPr>
                  <w:rFonts w:ascii="Times New Roman" w:hAnsi="Times New Roman" w:cs="Times New Roman"/>
                </w:rPr>
                <w:delText>0.025 (± 0.002)</w:delText>
              </w:r>
            </w:del>
          </w:p>
        </w:tc>
      </w:tr>
    </w:tbl>
    <w:p w14:paraId="5D35D83E" w14:textId="77777777" w:rsidR="003010EF" w:rsidRDefault="003010EF">
      <w:pPr>
        <w:tabs>
          <w:tab w:val="center" w:pos="4905"/>
        </w:tabs>
        <w:spacing w:after="0" w:line="259" w:lineRule="auto"/>
        <w:ind w:left="-15" w:firstLine="0"/>
        <w:rPr>
          <w:ins w:id="380" w:author="Sullivan, Lauren" w:date="2025-10-08T11:29:00Z" w16du:dateUtc="2025-10-08T16:29:00Z"/>
          <w:rFonts w:ascii="Times New Roman" w:hAnsi="Times New Roman" w:cs="Times New Roman"/>
        </w:rPr>
      </w:pPr>
    </w:p>
    <w:p w14:paraId="0FC68973" w14:textId="5A54265A" w:rsidR="00097897" w:rsidRPr="00150A35" w:rsidRDefault="003D29FB">
      <w:pPr>
        <w:tabs>
          <w:tab w:val="center" w:pos="4905"/>
        </w:tabs>
        <w:spacing w:after="0" w:line="259" w:lineRule="auto"/>
        <w:ind w:left="-15" w:firstLine="0"/>
        <w:rPr>
          <w:rFonts w:ascii="Times New Roman" w:hAnsi="Times New Roman" w:cs="Times New Roman"/>
        </w:rPr>
      </w:pPr>
      <w:r w:rsidRPr="00150A35">
        <w:rPr>
          <w:rFonts w:ascii="Times New Roman" w:hAnsi="Times New Roman" w:cs="Times New Roman"/>
        </w:rPr>
        <w:t>Table 1:</w:t>
      </w:r>
      <w:ins w:id="381" w:author="Sullivan, Lauren" w:date="2025-10-27T15:42:00Z" w16du:dateUtc="2025-10-27T19:42:00Z">
        <w:r w:rsidR="000E0091">
          <w:rPr>
            <w:rFonts w:ascii="Times New Roman" w:hAnsi="Times New Roman" w:cs="Times New Roman"/>
          </w:rPr>
          <w:t xml:space="preserve">  </w:t>
        </w:r>
      </w:ins>
      <w:del w:id="382" w:author="Sullivan, Lauren" w:date="2025-10-27T15:42:00Z" w16du:dateUtc="2025-10-27T19:42:00Z">
        <w:r w:rsidRPr="00150A35" w:rsidDel="000E0091">
          <w:rPr>
            <w:rFonts w:ascii="Times New Roman" w:hAnsi="Times New Roman" w:cs="Times New Roman"/>
          </w:rPr>
          <w:tab/>
        </w:r>
      </w:del>
      <w:r w:rsidRPr="00150A35">
        <w:rPr>
          <w:rFonts w:ascii="Times New Roman" w:hAnsi="Times New Roman" w:cs="Times New Roman"/>
        </w:rPr>
        <w:t>A list of all species used in the experiments in Colorado (CO) and Missouri</w:t>
      </w:r>
    </w:p>
    <w:p w14:paraId="4E93C09E" w14:textId="0F3B5085" w:rsidR="000E0091" w:rsidRDefault="003D29FB">
      <w:pPr>
        <w:spacing w:after="0" w:line="259" w:lineRule="auto"/>
        <w:ind w:left="-5" w:right="182"/>
        <w:rPr>
          <w:ins w:id="383" w:author="Sullivan, Lauren" w:date="2025-10-27T15:42:00Z" w16du:dateUtc="2025-10-27T19:42:00Z"/>
          <w:rFonts w:ascii="Times New Roman" w:hAnsi="Times New Roman" w:cs="Times New Roman"/>
        </w:rPr>
      </w:pPr>
      <w:r w:rsidRPr="00150A35">
        <w:rPr>
          <w:rFonts w:ascii="Times New Roman" w:hAnsi="Times New Roman" w:cs="Times New Roman"/>
        </w:rPr>
        <w:t>(MO). Seed mass is measured in milligrams and reported as mean and standard deviation.</w:t>
      </w:r>
    </w:p>
    <w:p w14:paraId="718CC040" w14:textId="77777777" w:rsidR="000E0091" w:rsidRDefault="000E0091">
      <w:pPr>
        <w:spacing w:after="160" w:line="278" w:lineRule="auto"/>
        <w:ind w:left="0" w:firstLine="0"/>
        <w:rPr>
          <w:ins w:id="384" w:author="Sullivan, Lauren" w:date="2025-10-27T15:42:00Z" w16du:dateUtc="2025-10-27T19:42:00Z"/>
          <w:rFonts w:ascii="Times New Roman" w:hAnsi="Times New Roman" w:cs="Times New Roman"/>
        </w:rPr>
      </w:pPr>
      <w:ins w:id="385" w:author="Sullivan, Lauren" w:date="2025-10-27T15:42:00Z" w16du:dateUtc="2025-10-27T19:42:00Z">
        <w:r>
          <w:rPr>
            <w:rFonts w:ascii="Times New Roman" w:hAnsi="Times New Roman" w:cs="Times New Roman"/>
          </w:rPr>
          <w:br w:type="page"/>
        </w:r>
      </w:ins>
    </w:p>
    <w:p w14:paraId="2D72267D" w14:textId="77777777" w:rsidR="00097897" w:rsidRPr="00150A35" w:rsidRDefault="00097897">
      <w:pPr>
        <w:spacing w:after="0" w:line="259" w:lineRule="auto"/>
        <w:ind w:left="-5" w:right="182"/>
        <w:rPr>
          <w:rFonts w:ascii="Times New Roman" w:hAnsi="Times New Roman" w:cs="Times New Roman"/>
        </w:rPr>
      </w:pPr>
    </w:p>
    <w:tbl>
      <w:tblPr>
        <w:tblStyle w:val="TableGrid"/>
        <w:tblW w:w="7393" w:type="dxa"/>
        <w:tblInd w:w="983" w:type="dxa"/>
        <w:tblCellMar>
          <w:top w:w="53" w:type="dxa"/>
          <w:right w:w="115" w:type="dxa"/>
        </w:tblCellMar>
        <w:tblLook w:val="04A0" w:firstRow="1" w:lastRow="0" w:firstColumn="1" w:lastColumn="0" w:noHBand="0" w:noVBand="1"/>
      </w:tblPr>
      <w:tblGrid>
        <w:gridCol w:w="3160"/>
        <w:gridCol w:w="1154"/>
        <w:gridCol w:w="1179"/>
        <w:gridCol w:w="948"/>
        <w:gridCol w:w="952"/>
      </w:tblGrid>
      <w:tr w:rsidR="00097897" w:rsidRPr="00150A35" w14:paraId="20D9578B" w14:textId="77777777">
        <w:trPr>
          <w:trHeight w:val="326"/>
        </w:trPr>
        <w:tc>
          <w:tcPr>
            <w:tcW w:w="3160" w:type="dxa"/>
            <w:tcBorders>
              <w:top w:val="single" w:sz="3" w:space="0" w:color="000000"/>
              <w:left w:val="nil"/>
              <w:bottom w:val="single" w:sz="3" w:space="0" w:color="000000"/>
              <w:right w:val="nil"/>
            </w:tcBorders>
          </w:tcPr>
          <w:p w14:paraId="15513DF3" w14:textId="77777777" w:rsidR="00097897" w:rsidRPr="00150A35" w:rsidRDefault="00097897">
            <w:pPr>
              <w:spacing w:after="160" w:line="259" w:lineRule="auto"/>
              <w:ind w:left="0" w:firstLine="0"/>
              <w:rPr>
                <w:rFonts w:ascii="Times New Roman" w:hAnsi="Times New Roman" w:cs="Times New Roman"/>
              </w:rPr>
            </w:pPr>
          </w:p>
        </w:tc>
        <w:tc>
          <w:tcPr>
            <w:tcW w:w="1154" w:type="dxa"/>
            <w:tcBorders>
              <w:top w:val="single" w:sz="3" w:space="0" w:color="000000"/>
              <w:left w:val="nil"/>
              <w:bottom w:val="single" w:sz="3" w:space="0" w:color="000000"/>
              <w:right w:val="nil"/>
            </w:tcBorders>
          </w:tcPr>
          <w:p w14:paraId="68C250DE"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Estimate</w:t>
            </w:r>
          </w:p>
        </w:tc>
        <w:tc>
          <w:tcPr>
            <w:tcW w:w="1179" w:type="dxa"/>
            <w:tcBorders>
              <w:top w:val="single" w:sz="3" w:space="0" w:color="000000"/>
              <w:left w:val="nil"/>
              <w:bottom w:val="single" w:sz="3" w:space="0" w:color="000000"/>
              <w:right w:val="nil"/>
            </w:tcBorders>
          </w:tcPr>
          <w:p w14:paraId="01A53A55"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St. Error</w:t>
            </w:r>
          </w:p>
        </w:tc>
        <w:tc>
          <w:tcPr>
            <w:tcW w:w="948" w:type="dxa"/>
            <w:tcBorders>
              <w:top w:val="single" w:sz="3" w:space="0" w:color="000000"/>
              <w:left w:val="nil"/>
              <w:bottom w:val="single" w:sz="3" w:space="0" w:color="000000"/>
              <w:right w:val="nil"/>
            </w:tcBorders>
          </w:tcPr>
          <w:p w14:paraId="3ABB6EA6"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z value</w:t>
            </w:r>
          </w:p>
        </w:tc>
        <w:tc>
          <w:tcPr>
            <w:tcW w:w="952" w:type="dxa"/>
            <w:tcBorders>
              <w:top w:val="single" w:sz="3" w:space="0" w:color="000000"/>
              <w:left w:val="nil"/>
              <w:bottom w:val="single" w:sz="3" w:space="0" w:color="000000"/>
              <w:right w:val="nil"/>
            </w:tcBorders>
          </w:tcPr>
          <w:p w14:paraId="4390B0BF"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p value</w:t>
            </w:r>
          </w:p>
        </w:tc>
      </w:tr>
      <w:tr w:rsidR="00097897" w:rsidRPr="00150A35" w14:paraId="728E4A75" w14:textId="77777777">
        <w:trPr>
          <w:trHeight w:val="326"/>
        </w:trPr>
        <w:tc>
          <w:tcPr>
            <w:tcW w:w="3160" w:type="dxa"/>
            <w:tcBorders>
              <w:top w:val="single" w:sz="3" w:space="0" w:color="000000"/>
              <w:left w:val="nil"/>
              <w:bottom w:val="nil"/>
              <w:right w:val="nil"/>
            </w:tcBorders>
          </w:tcPr>
          <w:p w14:paraId="4D004643" w14:textId="77777777" w:rsidR="00097897" w:rsidRPr="00150A35" w:rsidRDefault="003D29FB">
            <w:pPr>
              <w:spacing w:after="0" w:line="259" w:lineRule="auto"/>
              <w:ind w:left="120" w:firstLine="0"/>
              <w:rPr>
                <w:rFonts w:ascii="Times New Roman" w:hAnsi="Times New Roman" w:cs="Times New Roman"/>
              </w:rPr>
            </w:pPr>
            <w:proofErr w:type="gramStart"/>
            <w:r w:rsidRPr="00150A35">
              <w:rPr>
                <w:rFonts w:ascii="Times New Roman" w:hAnsi="Times New Roman" w:cs="Times New Roman"/>
              </w:rPr>
              <w:t>Intercept(</w:t>
            </w:r>
            <w:proofErr w:type="gramEnd"/>
            <w:r w:rsidRPr="00150A35">
              <w:rPr>
                <w:rFonts w:ascii="Times New Roman" w:hAnsi="Times New Roman" w:cs="Times New Roman"/>
              </w:rPr>
              <w:t>artificial grass)</w:t>
            </w:r>
          </w:p>
        </w:tc>
        <w:tc>
          <w:tcPr>
            <w:tcW w:w="1154" w:type="dxa"/>
            <w:tcBorders>
              <w:top w:val="single" w:sz="3" w:space="0" w:color="000000"/>
              <w:left w:val="nil"/>
              <w:bottom w:val="nil"/>
              <w:right w:val="nil"/>
            </w:tcBorders>
          </w:tcPr>
          <w:p w14:paraId="1E945F3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0.589</w:t>
            </w:r>
          </w:p>
        </w:tc>
        <w:tc>
          <w:tcPr>
            <w:tcW w:w="1179" w:type="dxa"/>
            <w:tcBorders>
              <w:top w:val="single" w:sz="3" w:space="0" w:color="000000"/>
              <w:left w:val="nil"/>
              <w:bottom w:val="nil"/>
              <w:right w:val="nil"/>
            </w:tcBorders>
          </w:tcPr>
          <w:p w14:paraId="3D15A9E1"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0.185</w:t>
            </w:r>
          </w:p>
        </w:tc>
        <w:tc>
          <w:tcPr>
            <w:tcW w:w="948" w:type="dxa"/>
            <w:tcBorders>
              <w:top w:val="single" w:sz="3" w:space="0" w:color="000000"/>
              <w:left w:val="nil"/>
              <w:bottom w:val="nil"/>
              <w:right w:val="nil"/>
            </w:tcBorders>
          </w:tcPr>
          <w:p w14:paraId="032301F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3.18</w:t>
            </w:r>
          </w:p>
        </w:tc>
        <w:tc>
          <w:tcPr>
            <w:tcW w:w="952" w:type="dxa"/>
            <w:tcBorders>
              <w:top w:val="single" w:sz="3" w:space="0" w:color="000000"/>
              <w:left w:val="nil"/>
              <w:bottom w:val="nil"/>
              <w:right w:val="nil"/>
            </w:tcBorders>
          </w:tcPr>
          <w:p w14:paraId="710F49C7"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0.001</w:t>
            </w:r>
          </w:p>
        </w:tc>
      </w:tr>
      <w:tr w:rsidR="00097897" w:rsidRPr="00150A35" w14:paraId="5CF43C6B" w14:textId="77777777">
        <w:trPr>
          <w:trHeight w:val="318"/>
        </w:trPr>
        <w:tc>
          <w:tcPr>
            <w:tcW w:w="3160" w:type="dxa"/>
            <w:tcBorders>
              <w:top w:val="nil"/>
              <w:left w:val="nil"/>
              <w:bottom w:val="nil"/>
              <w:right w:val="nil"/>
            </w:tcBorders>
          </w:tcPr>
          <w:p w14:paraId="57CB6250"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trap type(sticky)</w:t>
            </w:r>
          </w:p>
        </w:tc>
        <w:tc>
          <w:tcPr>
            <w:tcW w:w="1154" w:type="dxa"/>
            <w:tcBorders>
              <w:top w:val="nil"/>
              <w:left w:val="nil"/>
              <w:bottom w:val="nil"/>
              <w:right w:val="nil"/>
            </w:tcBorders>
          </w:tcPr>
          <w:p w14:paraId="308781FD"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1.558</w:t>
            </w:r>
          </w:p>
        </w:tc>
        <w:tc>
          <w:tcPr>
            <w:tcW w:w="1179" w:type="dxa"/>
            <w:tcBorders>
              <w:top w:val="nil"/>
              <w:left w:val="nil"/>
              <w:bottom w:val="nil"/>
              <w:right w:val="nil"/>
            </w:tcBorders>
          </w:tcPr>
          <w:p w14:paraId="5992821A"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0.044</w:t>
            </w:r>
          </w:p>
        </w:tc>
        <w:tc>
          <w:tcPr>
            <w:tcW w:w="948" w:type="dxa"/>
            <w:tcBorders>
              <w:top w:val="nil"/>
              <w:left w:val="nil"/>
              <w:bottom w:val="nil"/>
              <w:right w:val="nil"/>
            </w:tcBorders>
          </w:tcPr>
          <w:p w14:paraId="64960C50"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35.24</w:t>
            </w:r>
          </w:p>
        </w:tc>
        <w:tc>
          <w:tcPr>
            <w:tcW w:w="952" w:type="dxa"/>
            <w:tcBorders>
              <w:top w:val="nil"/>
              <w:left w:val="nil"/>
              <w:bottom w:val="nil"/>
              <w:right w:val="nil"/>
            </w:tcBorders>
          </w:tcPr>
          <w:p w14:paraId="6B635657"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i/>
              </w:rPr>
              <w:t>&lt;</w:t>
            </w:r>
            <w:r w:rsidRPr="00150A35">
              <w:rPr>
                <w:rFonts w:ascii="Times New Roman" w:hAnsi="Times New Roman" w:cs="Times New Roman"/>
              </w:rPr>
              <w:t>0.0001</w:t>
            </w:r>
          </w:p>
        </w:tc>
      </w:tr>
      <w:tr w:rsidR="00097897" w:rsidRPr="00150A35" w14:paraId="30A566E4" w14:textId="77777777">
        <w:trPr>
          <w:trHeight w:val="318"/>
        </w:trPr>
        <w:tc>
          <w:tcPr>
            <w:tcW w:w="3160" w:type="dxa"/>
            <w:tcBorders>
              <w:top w:val="nil"/>
              <w:left w:val="nil"/>
              <w:bottom w:val="nil"/>
              <w:right w:val="nil"/>
            </w:tcBorders>
          </w:tcPr>
          <w:p w14:paraId="20BEB59B"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seed mass</w:t>
            </w:r>
          </w:p>
        </w:tc>
        <w:tc>
          <w:tcPr>
            <w:tcW w:w="1154" w:type="dxa"/>
            <w:tcBorders>
              <w:top w:val="nil"/>
              <w:left w:val="nil"/>
              <w:bottom w:val="nil"/>
              <w:right w:val="nil"/>
            </w:tcBorders>
          </w:tcPr>
          <w:p w14:paraId="4F49C1E4"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102.518</w:t>
            </w:r>
          </w:p>
        </w:tc>
        <w:tc>
          <w:tcPr>
            <w:tcW w:w="1179" w:type="dxa"/>
            <w:tcBorders>
              <w:top w:val="nil"/>
              <w:left w:val="nil"/>
              <w:bottom w:val="nil"/>
              <w:right w:val="nil"/>
            </w:tcBorders>
          </w:tcPr>
          <w:p w14:paraId="5BA025B6"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5.683</w:t>
            </w:r>
          </w:p>
        </w:tc>
        <w:tc>
          <w:tcPr>
            <w:tcW w:w="948" w:type="dxa"/>
            <w:tcBorders>
              <w:top w:val="nil"/>
              <w:left w:val="nil"/>
              <w:bottom w:val="nil"/>
              <w:right w:val="nil"/>
            </w:tcBorders>
          </w:tcPr>
          <w:p w14:paraId="29D3A7D0"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18.04</w:t>
            </w:r>
          </w:p>
        </w:tc>
        <w:tc>
          <w:tcPr>
            <w:tcW w:w="952" w:type="dxa"/>
            <w:tcBorders>
              <w:top w:val="nil"/>
              <w:left w:val="nil"/>
              <w:bottom w:val="nil"/>
              <w:right w:val="nil"/>
            </w:tcBorders>
          </w:tcPr>
          <w:p w14:paraId="37D9913B"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i/>
              </w:rPr>
              <w:t>&lt;</w:t>
            </w:r>
            <w:r w:rsidRPr="00150A35">
              <w:rPr>
                <w:rFonts w:ascii="Times New Roman" w:hAnsi="Times New Roman" w:cs="Times New Roman"/>
              </w:rPr>
              <w:t>0.0001</w:t>
            </w:r>
          </w:p>
        </w:tc>
      </w:tr>
      <w:tr w:rsidR="00097897" w:rsidRPr="00150A35" w14:paraId="55426ED8" w14:textId="77777777">
        <w:trPr>
          <w:trHeight w:val="318"/>
        </w:trPr>
        <w:tc>
          <w:tcPr>
            <w:tcW w:w="3160" w:type="dxa"/>
            <w:tcBorders>
              <w:top w:val="nil"/>
              <w:left w:val="nil"/>
              <w:bottom w:val="nil"/>
              <w:right w:val="nil"/>
            </w:tcBorders>
          </w:tcPr>
          <w:p w14:paraId="5469063A"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time</w:t>
            </w:r>
          </w:p>
        </w:tc>
        <w:tc>
          <w:tcPr>
            <w:tcW w:w="1154" w:type="dxa"/>
            <w:tcBorders>
              <w:top w:val="nil"/>
              <w:left w:val="nil"/>
              <w:bottom w:val="nil"/>
              <w:right w:val="nil"/>
            </w:tcBorders>
          </w:tcPr>
          <w:p w14:paraId="5C20D142"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-0.857</w:t>
            </w:r>
          </w:p>
        </w:tc>
        <w:tc>
          <w:tcPr>
            <w:tcW w:w="1179" w:type="dxa"/>
            <w:tcBorders>
              <w:top w:val="nil"/>
              <w:left w:val="nil"/>
              <w:bottom w:val="nil"/>
              <w:right w:val="nil"/>
            </w:tcBorders>
          </w:tcPr>
          <w:p w14:paraId="7208CA4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0.024</w:t>
            </w:r>
          </w:p>
        </w:tc>
        <w:tc>
          <w:tcPr>
            <w:tcW w:w="948" w:type="dxa"/>
            <w:tcBorders>
              <w:top w:val="nil"/>
              <w:left w:val="nil"/>
              <w:bottom w:val="nil"/>
              <w:right w:val="nil"/>
            </w:tcBorders>
          </w:tcPr>
          <w:p w14:paraId="56452F4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-36.24</w:t>
            </w:r>
          </w:p>
        </w:tc>
        <w:tc>
          <w:tcPr>
            <w:tcW w:w="952" w:type="dxa"/>
            <w:tcBorders>
              <w:top w:val="nil"/>
              <w:left w:val="nil"/>
              <w:bottom w:val="nil"/>
              <w:right w:val="nil"/>
            </w:tcBorders>
          </w:tcPr>
          <w:p w14:paraId="3733B20D"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i/>
              </w:rPr>
              <w:t>&lt;</w:t>
            </w:r>
            <w:r w:rsidRPr="00150A35">
              <w:rPr>
                <w:rFonts w:ascii="Times New Roman" w:hAnsi="Times New Roman" w:cs="Times New Roman"/>
              </w:rPr>
              <w:t>0.0001</w:t>
            </w:r>
          </w:p>
        </w:tc>
      </w:tr>
      <w:tr w:rsidR="00097897" w:rsidRPr="00150A35" w14:paraId="531C4C66" w14:textId="77777777">
        <w:trPr>
          <w:trHeight w:val="318"/>
        </w:trPr>
        <w:tc>
          <w:tcPr>
            <w:tcW w:w="3160" w:type="dxa"/>
            <w:tcBorders>
              <w:top w:val="nil"/>
              <w:left w:val="nil"/>
              <w:bottom w:val="single" w:sz="3" w:space="0" w:color="000000"/>
              <w:right w:val="nil"/>
            </w:tcBorders>
          </w:tcPr>
          <w:p w14:paraId="70A3314D"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trap type(sticky</w:t>
            </w:r>
            <w:proofErr w:type="gramStart"/>
            <w:r w:rsidRPr="00150A35">
              <w:rPr>
                <w:rFonts w:ascii="Times New Roman" w:hAnsi="Times New Roman" w:cs="Times New Roman"/>
              </w:rPr>
              <w:t>):seed</w:t>
            </w:r>
            <w:proofErr w:type="gramEnd"/>
            <w:r w:rsidRPr="00150A35">
              <w:rPr>
                <w:rFonts w:ascii="Times New Roman" w:hAnsi="Times New Roman" w:cs="Times New Roman"/>
              </w:rPr>
              <w:t xml:space="preserve"> mass</w:t>
            </w:r>
          </w:p>
        </w:tc>
        <w:tc>
          <w:tcPr>
            <w:tcW w:w="1154" w:type="dxa"/>
            <w:tcBorders>
              <w:top w:val="nil"/>
              <w:left w:val="nil"/>
              <w:bottom w:val="single" w:sz="3" w:space="0" w:color="000000"/>
              <w:right w:val="nil"/>
            </w:tcBorders>
          </w:tcPr>
          <w:p w14:paraId="3FA75933"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-115.204</w:t>
            </w:r>
          </w:p>
        </w:tc>
        <w:tc>
          <w:tcPr>
            <w:tcW w:w="1179" w:type="dxa"/>
            <w:tcBorders>
              <w:top w:val="nil"/>
              <w:left w:val="nil"/>
              <w:bottom w:val="single" w:sz="3" w:space="0" w:color="000000"/>
              <w:right w:val="nil"/>
            </w:tcBorders>
          </w:tcPr>
          <w:p w14:paraId="1215C78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7.667</w:t>
            </w:r>
          </w:p>
        </w:tc>
        <w:tc>
          <w:tcPr>
            <w:tcW w:w="948" w:type="dxa"/>
            <w:tcBorders>
              <w:top w:val="nil"/>
              <w:left w:val="nil"/>
              <w:bottom w:val="single" w:sz="3" w:space="0" w:color="000000"/>
              <w:right w:val="nil"/>
            </w:tcBorders>
          </w:tcPr>
          <w:p w14:paraId="68946340"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-15.03</w:t>
            </w:r>
          </w:p>
        </w:tc>
        <w:tc>
          <w:tcPr>
            <w:tcW w:w="952" w:type="dxa"/>
            <w:tcBorders>
              <w:top w:val="nil"/>
              <w:left w:val="nil"/>
              <w:bottom w:val="single" w:sz="3" w:space="0" w:color="000000"/>
              <w:right w:val="nil"/>
            </w:tcBorders>
          </w:tcPr>
          <w:p w14:paraId="1FB08CF5"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i/>
              </w:rPr>
              <w:t>&lt;</w:t>
            </w:r>
            <w:r w:rsidRPr="00150A35">
              <w:rPr>
                <w:rFonts w:ascii="Times New Roman" w:hAnsi="Times New Roman" w:cs="Times New Roman"/>
              </w:rPr>
              <w:t>0.0001</w:t>
            </w:r>
          </w:p>
        </w:tc>
      </w:tr>
    </w:tbl>
    <w:p w14:paraId="7FABC423" w14:textId="0C416923" w:rsidR="00097897" w:rsidRPr="00150A35" w:rsidRDefault="003D29FB">
      <w:pPr>
        <w:spacing w:after="3092" w:line="259" w:lineRule="auto"/>
        <w:ind w:left="-5" w:right="182"/>
        <w:rPr>
          <w:rFonts w:ascii="Times New Roman" w:hAnsi="Times New Roman" w:cs="Times New Roman"/>
        </w:rPr>
      </w:pPr>
      <w:r w:rsidRPr="00150A35">
        <w:rPr>
          <w:rFonts w:ascii="Times New Roman" w:hAnsi="Times New Roman" w:cs="Times New Roman"/>
        </w:rPr>
        <w:t>Table 2:</w:t>
      </w:r>
      <w:ins w:id="386" w:author="Sullivan, Lauren" w:date="2025-10-27T15:42:00Z" w16du:dateUtc="2025-10-27T19:42:00Z">
        <w:r w:rsidR="000E0091">
          <w:rPr>
            <w:rFonts w:ascii="Times New Roman" w:hAnsi="Times New Roman" w:cs="Times New Roman"/>
          </w:rPr>
          <w:t xml:space="preserve">  </w:t>
        </w:r>
      </w:ins>
      <w:del w:id="387" w:author="Sullivan, Lauren" w:date="2025-10-27T15:42:00Z" w16du:dateUtc="2025-10-27T19:42:00Z">
        <w:r w:rsidRPr="00150A35" w:rsidDel="000E0091">
          <w:rPr>
            <w:rFonts w:ascii="Times New Roman" w:hAnsi="Times New Roman" w:cs="Times New Roman"/>
          </w:rPr>
          <w:tab/>
        </w:r>
      </w:del>
      <w:r w:rsidRPr="00150A35">
        <w:rPr>
          <w:rFonts w:ascii="Times New Roman" w:hAnsi="Times New Roman" w:cs="Times New Roman"/>
        </w:rPr>
        <w:t>Summary table of our statistical model results from our generalized linear mixed effects model exploring how trap type, seed mass and time since deployment alters the proportion of seeds recovered.</w:t>
      </w:r>
    </w:p>
    <w:tbl>
      <w:tblPr>
        <w:tblStyle w:val="TableGrid"/>
        <w:tblW w:w="6805" w:type="dxa"/>
        <w:tblInd w:w="1277" w:type="dxa"/>
        <w:tblCellMar>
          <w:top w:w="53" w:type="dxa"/>
          <w:right w:w="115" w:type="dxa"/>
        </w:tblCellMar>
        <w:tblLook w:val="04A0" w:firstRow="1" w:lastRow="0" w:firstColumn="1" w:lastColumn="0" w:noHBand="0" w:noVBand="1"/>
      </w:tblPr>
      <w:tblGrid>
        <w:gridCol w:w="2572"/>
        <w:gridCol w:w="1154"/>
        <w:gridCol w:w="1179"/>
        <w:gridCol w:w="948"/>
        <w:gridCol w:w="952"/>
      </w:tblGrid>
      <w:tr w:rsidR="00097897" w:rsidRPr="00150A35" w14:paraId="70EDE162" w14:textId="77777777">
        <w:trPr>
          <w:trHeight w:val="326"/>
        </w:trPr>
        <w:tc>
          <w:tcPr>
            <w:tcW w:w="2572" w:type="dxa"/>
            <w:tcBorders>
              <w:top w:val="single" w:sz="3" w:space="0" w:color="000000"/>
              <w:left w:val="nil"/>
              <w:bottom w:val="single" w:sz="3" w:space="0" w:color="000000"/>
              <w:right w:val="nil"/>
            </w:tcBorders>
          </w:tcPr>
          <w:p w14:paraId="7B905FCF" w14:textId="77777777" w:rsidR="00097897" w:rsidRPr="00150A35" w:rsidRDefault="00097897">
            <w:pPr>
              <w:spacing w:after="160" w:line="259" w:lineRule="auto"/>
              <w:ind w:left="0" w:firstLine="0"/>
              <w:rPr>
                <w:rFonts w:ascii="Times New Roman" w:hAnsi="Times New Roman" w:cs="Times New Roman"/>
              </w:rPr>
            </w:pPr>
          </w:p>
        </w:tc>
        <w:tc>
          <w:tcPr>
            <w:tcW w:w="1154" w:type="dxa"/>
            <w:tcBorders>
              <w:top w:val="single" w:sz="3" w:space="0" w:color="000000"/>
              <w:left w:val="nil"/>
              <w:bottom w:val="single" w:sz="3" w:space="0" w:color="000000"/>
              <w:right w:val="nil"/>
            </w:tcBorders>
          </w:tcPr>
          <w:p w14:paraId="6CB87405"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Estimate</w:t>
            </w:r>
          </w:p>
        </w:tc>
        <w:tc>
          <w:tcPr>
            <w:tcW w:w="1179" w:type="dxa"/>
            <w:tcBorders>
              <w:top w:val="single" w:sz="3" w:space="0" w:color="000000"/>
              <w:left w:val="nil"/>
              <w:bottom w:val="single" w:sz="3" w:space="0" w:color="000000"/>
              <w:right w:val="nil"/>
            </w:tcBorders>
          </w:tcPr>
          <w:p w14:paraId="7B47CC57"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St. Error</w:t>
            </w:r>
          </w:p>
        </w:tc>
        <w:tc>
          <w:tcPr>
            <w:tcW w:w="948" w:type="dxa"/>
            <w:tcBorders>
              <w:top w:val="single" w:sz="3" w:space="0" w:color="000000"/>
              <w:left w:val="nil"/>
              <w:bottom w:val="single" w:sz="3" w:space="0" w:color="000000"/>
              <w:right w:val="nil"/>
            </w:tcBorders>
          </w:tcPr>
          <w:p w14:paraId="0C770E6F"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z value</w:t>
            </w:r>
          </w:p>
        </w:tc>
        <w:tc>
          <w:tcPr>
            <w:tcW w:w="952" w:type="dxa"/>
            <w:tcBorders>
              <w:top w:val="single" w:sz="3" w:space="0" w:color="000000"/>
              <w:left w:val="nil"/>
              <w:bottom w:val="single" w:sz="3" w:space="0" w:color="000000"/>
              <w:right w:val="nil"/>
            </w:tcBorders>
          </w:tcPr>
          <w:p w14:paraId="4E71704C"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p value</w:t>
            </w:r>
          </w:p>
        </w:tc>
      </w:tr>
      <w:tr w:rsidR="00097897" w:rsidRPr="00150A35" w14:paraId="269BF72F" w14:textId="77777777">
        <w:trPr>
          <w:trHeight w:val="326"/>
        </w:trPr>
        <w:tc>
          <w:tcPr>
            <w:tcW w:w="2572" w:type="dxa"/>
            <w:tcBorders>
              <w:top w:val="single" w:sz="3" w:space="0" w:color="000000"/>
              <w:left w:val="nil"/>
              <w:bottom w:val="nil"/>
              <w:right w:val="nil"/>
            </w:tcBorders>
          </w:tcPr>
          <w:p w14:paraId="70EC5B45"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Intercept(post-sticky)</w:t>
            </w:r>
          </w:p>
        </w:tc>
        <w:tc>
          <w:tcPr>
            <w:tcW w:w="1154" w:type="dxa"/>
            <w:tcBorders>
              <w:top w:val="single" w:sz="3" w:space="0" w:color="000000"/>
              <w:left w:val="nil"/>
              <w:bottom w:val="nil"/>
              <w:right w:val="nil"/>
            </w:tcBorders>
          </w:tcPr>
          <w:p w14:paraId="36764AD9"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0.152</w:t>
            </w:r>
          </w:p>
        </w:tc>
        <w:tc>
          <w:tcPr>
            <w:tcW w:w="1179" w:type="dxa"/>
            <w:tcBorders>
              <w:top w:val="single" w:sz="3" w:space="0" w:color="000000"/>
              <w:left w:val="nil"/>
              <w:bottom w:val="nil"/>
              <w:right w:val="nil"/>
            </w:tcBorders>
          </w:tcPr>
          <w:p w14:paraId="73222625"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0.286</w:t>
            </w:r>
          </w:p>
        </w:tc>
        <w:tc>
          <w:tcPr>
            <w:tcW w:w="948" w:type="dxa"/>
            <w:tcBorders>
              <w:top w:val="single" w:sz="3" w:space="0" w:color="000000"/>
              <w:left w:val="nil"/>
              <w:bottom w:val="nil"/>
              <w:right w:val="nil"/>
            </w:tcBorders>
          </w:tcPr>
          <w:p w14:paraId="001E45F1"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0.53</w:t>
            </w:r>
          </w:p>
        </w:tc>
        <w:tc>
          <w:tcPr>
            <w:tcW w:w="952" w:type="dxa"/>
            <w:tcBorders>
              <w:top w:val="single" w:sz="3" w:space="0" w:color="000000"/>
              <w:left w:val="nil"/>
              <w:bottom w:val="nil"/>
              <w:right w:val="nil"/>
            </w:tcBorders>
          </w:tcPr>
          <w:p w14:paraId="246DE2A1"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0.596</w:t>
            </w:r>
          </w:p>
        </w:tc>
      </w:tr>
      <w:tr w:rsidR="00097897" w:rsidRPr="00150A35" w14:paraId="0763767B" w14:textId="77777777">
        <w:trPr>
          <w:trHeight w:val="318"/>
        </w:trPr>
        <w:tc>
          <w:tcPr>
            <w:tcW w:w="2572" w:type="dxa"/>
            <w:tcBorders>
              <w:top w:val="nil"/>
              <w:left w:val="nil"/>
              <w:bottom w:val="nil"/>
              <w:right w:val="nil"/>
            </w:tcBorders>
          </w:tcPr>
          <w:p w14:paraId="48668CE2"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artificial grass</w:t>
            </w:r>
          </w:p>
        </w:tc>
        <w:tc>
          <w:tcPr>
            <w:tcW w:w="1154" w:type="dxa"/>
            <w:tcBorders>
              <w:top w:val="nil"/>
              <w:left w:val="nil"/>
              <w:bottom w:val="nil"/>
              <w:right w:val="nil"/>
            </w:tcBorders>
          </w:tcPr>
          <w:p w14:paraId="21378688"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0.166</w:t>
            </w:r>
          </w:p>
        </w:tc>
        <w:tc>
          <w:tcPr>
            <w:tcW w:w="1179" w:type="dxa"/>
            <w:tcBorders>
              <w:top w:val="nil"/>
              <w:left w:val="nil"/>
              <w:bottom w:val="nil"/>
              <w:right w:val="nil"/>
            </w:tcBorders>
          </w:tcPr>
          <w:p w14:paraId="6A30CD5F"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0.33</w:t>
            </w:r>
          </w:p>
        </w:tc>
        <w:tc>
          <w:tcPr>
            <w:tcW w:w="948" w:type="dxa"/>
            <w:tcBorders>
              <w:top w:val="nil"/>
              <w:left w:val="nil"/>
              <w:bottom w:val="nil"/>
              <w:right w:val="nil"/>
            </w:tcBorders>
          </w:tcPr>
          <w:p w14:paraId="6D4397AA"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0.507</w:t>
            </w:r>
          </w:p>
        </w:tc>
        <w:tc>
          <w:tcPr>
            <w:tcW w:w="952" w:type="dxa"/>
            <w:tcBorders>
              <w:top w:val="nil"/>
              <w:left w:val="nil"/>
              <w:bottom w:val="nil"/>
              <w:right w:val="nil"/>
            </w:tcBorders>
          </w:tcPr>
          <w:p w14:paraId="551E5303"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0.612</w:t>
            </w:r>
          </w:p>
        </w:tc>
      </w:tr>
      <w:tr w:rsidR="00097897" w:rsidRPr="00150A35" w14:paraId="6E223FBD" w14:textId="77777777">
        <w:trPr>
          <w:trHeight w:val="318"/>
        </w:trPr>
        <w:tc>
          <w:tcPr>
            <w:tcW w:w="2572" w:type="dxa"/>
            <w:tcBorders>
              <w:top w:val="nil"/>
              <w:left w:val="nil"/>
              <w:bottom w:val="single" w:sz="3" w:space="0" w:color="000000"/>
              <w:right w:val="nil"/>
            </w:tcBorders>
          </w:tcPr>
          <w:p w14:paraId="0DC4FEBD" w14:textId="77777777" w:rsidR="00097897" w:rsidRPr="00150A35" w:rsidRDefault="003D29FB">
            <w:pPr>
              <w:spacing w:after="0" w:line="259" w:lineRule="auto"/>
              <w:ind w:left="120" w:firstLine="0"/>
              <w:rPr>
                <w:rFonts w:ascii="Times New Roman" w:hAnsi="Times New Roman" w:cs="Times New Roman"/>
              </w:rPr>
            </w:pPr>
            <w:r w:rsidRPr="00150A35">
              <w:rPr>
                <w:rFonts w:ascii="Times New Roman" w:hAnsi="Times New Roman" w:cs="Times New Roman"/>
              </w:rPr>
              <w:t>sticky</w:t>
            </w:r>
          </w:p>
        </w:tc>
        <w:tc>
          <w:tcPr>
            <w:tcW w:w="1154" w:type="dxa"/>
            <w:tcBorders>
              <w:top w:val="nil"/>
              <w:left w:val="nil"/>
              <w:bottom w:val="single" w:sz="3" w:space="0" w:color="000000"/>
              <w:right w:val="nil"/>
            </w:tcBorders>
          </w:tcPr>
          <w:p w14:paraId="596D5906"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1.647</w:t>
            </w:r>
          </w:p>
        </w:tc>
        <w:tc>
          <w:tcPr>
            <w:tcW w:w="1179" w:type="dxa"/>
            <w:tcBorders>
              <w:top w:val="nil"/>
              <w:left w:val="nil"/>
              <w:bottom w:val="single" w:sz="3" w:space="0" w:color="000000"/>
              <w:right w:val="nil"/>
            </w:tcBorders>
          </w:tcPr>
          <w:p w14:paraId="52FD1624"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0.394</w:t>
            </w:r>
          </w:p>
        </w:tc>
        <w:tc>
          <w:tcPr>
            <w:tcW w:w="948" w:type="dxa"/>
            <w:tcBorders>
              <w:top w:val="nil"/>
              <w:left w:val="nil"/>
              <w:bottom w:val="single" w:sz="3" w:space="0" w:color="000000"/>
              <w:right w:val="nil"/>
            </w:tcBorders>
          </w:tcPr>
          <w:p w14:paraId="5247508C"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rPr>
              <w:t>4.18</w:t>
            </w:r>
          </w:p>
        </w:tc>
        <w:tc>
          <w:tcPr>
            <w:tcW w:w="952" w:type="dxa"/>
            <w:tcBorders>
              <w:top w:val="nil"/>
              <w:left w:val="nil"/>
              <w:bottom w:val="single" w:sz="3" w:space="0" w:color="000000"/>
              <w:right w:val="nil"/>
            </w:tcBorders>
          </w:tcPr>
          <w:p w14:paraId="14E9F32A" w14:textId="77777777" w:rsidR="00097897" w:rsidRPr="00150A35" w:rsidRDefault="003D29FB">
            <w:pPr>
              <w:spacing w:after="0" w:line="259" w:lineRule="auto"/>
              <w:ind w:left="0" w:firstLine="0"/>
              <w:rPr>
                <w:rFonts w:ascii="Times New Roman" w:hAnsi="Times New Roman" w:cs="Times New Roman"/>
              </w:rPr>
            </w:pPr>
            <w:r w:rsidRPr="00150A35">
              <w:rPr>
                <w:rFonts w:ascii="Times New Roman" w:hAnsi="Times New Roman" w:cs="Times New Roman"/>
                <w:i/>
              </w:rPr>
              <w:t>&lt;</w:t>
            </w:r>
            <w:r w:rsidRPr="00150A35">
              <w:rPr>
                <w:rFonts w:ascii="Times New Roman" w:hAnsi="Times New Roman" w:cs="Times New Roman"/>
              </w:rPr>
              <w:t>0.0001</w:t>
            </w:r>
          </w:p>
        </w:tc>
      </w:tr>
    </w:tbl>
    <w:p w14:paraId="32F41951" w14:textId="0773B266" w:rsidR="00097897" w:rsidRPr="00150A35" w:rsidRDefault="003D29FB">
      <w:pPr>
        <w:spacing w:line="251" w:lineRule="auto"/>
        <w:ind w:left="-5" w:right="182"/>
        <w:rPr>
          <w:rFonts w:ascii="Times New Roman" w:hAnsi="Times New Roman" w:cs="Times New Roman"/>
        </w:rPr>
      </w:pPr>
      <w:r w:rsidRPr="00150A35">
        <w:rPr>
          <w:rFonts w:ascii="Times New Roman" w:hAnsi="Times New Roman" w:cs="Times New Roman"/>
        </w:rPr>
        <w:t>Table 3:</w:t>
      </w:r>
      <w:ins w:id="388" w:author="Sullivan, Lauren" w:date="2025-10-27T15:42:00Z" w16du:dateUtc="2025-10-27T19:42:00Z">
        <w:r w:rsidR="000E0091">
          <w:rPr>
            <w:rFonts w:ascii="Times New Roman" w:hAnsi="Times New Roman" w:cs="Times New Roman"/>
          </w:rPr>
          <w:t xml:space="preserve"> </w:t>
        </w:r>
      </w:ins>
      <w:ins w:id="389" w:author="Sullivan, Lauren" w:date="2025-10-27T15:43:00Z" w16du:dateUtc="2025-10-27T19:43:00Z">
        <w:r w:rsidR="000E0091">
          <w:rPr>
            <w:rFonts w:ascii="Times New Roman" w:hAnsi="Times New Roman" w:cs="Times New Roman"/>
          </w:rPr>
          <w:t xml:space="preserve"> </w:t>
        </w:r>
      </w:ins>
      <w:del w:id="390" w:author="Sullivan, Lauren" w:date="2025-10-27T15:42:00Z" w16du:dateUtc="2025-10-27T19:42:00Z">
        <w:r w:rsidRPr="00150A35" w:rsidDel="000E0091">
          <w:rPr>
            <w:rFonts w:ascii="Times New Roman" w:hAnsi="Times New Roman" w:cs="Times New Roman"/>
          </w:rPr>
          <w:tab/>
        </w:r>
      </w:del>
      <w:r w:rsidRPr="00150A35">
        <w:rPr>
          <w:rFonts w:ascii="Times New Roman" w:hAnsi="Times New Roman" w:cs="Times New Roman"/>
        </w:rPr>
        <w:t>Summary table from our statistical model results from our ‘post-sticky’ analysis using a generalized linear mixed effects model exploring how trap type (post-sticky, vs artificial grass vs sticky) alters the proportion of seeds recovered.</w:t>
      </w:r>
    </w:p>
    <w:p w14:paraId="597C023B" w14:textId="77777777" w:rsidR="00097897" w:rsidRPr="00150A35" w:rsidRDefault="003D29FB">
      <w:pPr>
        <w:spacing w:after="322" w:line="259" w:lineRule="auto"/>
        <w:ind w:left="1170" w:firstLine="0"/>
        <w:rPr>
          <w:rFonts w:ascii="Times New Roman" w:hAnsi="Times New Roman" w:cs="Times New Roman"/>
        </w:rPr>
      </w:pPr>
      <w:r w:rsidRPr="00150A35">
        <w:rPr>
          <w:rFonts w:ascii="Times New Roman" w:hAnsi="Times New Roman" w:cs="Times New Roman"/>
          <w:noProof/>
        </w:rPr>
        <w:lastRenderedPageBreak/>
        <w:drawing>
          <wp:inline distT="0" distB="0" distL="0" distR="0" wp14:anchorId="04B13CC4" wp14:editId="1E74CB20">
            <wp:extent cx="4457477" cy="5696272"/>
            <wp:effectExtent l="0" t="0" r="0" b="0"/>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7"/>
                    <a:stretch>
                      <a:fillRect/>
                    </a:stretch>
                  </pic:blipFill>
                  <pic:spPr>
                    <a:xfrm>
                      <a:off x="0" y="0"/>
                      <a:ext cx="4457477" cy="5696272"/>
                    </a:xfrm>
                    <a:prstGeom prst="rect">
                      <a:avLst/>
                    </a:prstGeom>
                  </pic:spPr>
                </pic:pic>
              </a:graphicData>
            </a:graphic>
          </wp:inline>
        </w:drawing>
      </w:r>
    </w:p>
    <w:p w14:paraId="056E680E" w14:textId="1EEE211D" w:rsidR="000E0091" w:rsidRDefault="003D29FB">
      <w:pPr>
        <w:spacing w:line="254" w:lineRule="auto"/>
        <w:ind w:left="-5" w:right="182"/>
        <w:rPr>
          <w:ins w:id="391" w:author="Sullivan, Lauren" w:date="2025-10-27T15:43:00Z" w16du:dateUtc="2025-10-27T19:43:00Z"/>
          <w:rFonts w:ascii="Times New Roman" w:hAnsi="Times New Roman" w:cs="Times New Roman"/>
        </w:rPr>
      </w:pPr>
      <w:r w:rsidRPr="00150A35">
        <w:rPr>
          <w:rFonts w:ascii="Times New Roman" w:hAnsi="Times New Roman" w:cs="Times New Roman"/>
        </w:rPr>
        <w:t xml:space="preserve">Figure 1: Depiction of our experimental sites, seeds, and methods. A) The Colorado grassland site. B) The Missouri grassland site. C) Missouri seeds used in the experiment (from left to right: </w:t>
      </w:r>
      <w:proofErr w:type="spellStart"/>
      <w:r w:rsidRPr="00150A35">
        <w:rPr>
          <w:rFonts w:ascii="Times New Roman" w:hAnsi="Times New Roman" w:cs="Times New Roman"/>
          <w:i/>
        </w:rPr>
        <w:t>Coreposis</w:t>
      </w:r>
      <w:proofErr w:type="spellEnd"/>
      <w:r w:rsidRPr="00150A35">
        <w:rPr>
          <w:rFonts w:ascii="Times New Roman" w:hAnsi="Times New Roman" w:cs="Times New Roman"/>
          <w:i/>
        </w:rPr>
        <w:t xml:space="preserve"> tinctoria, </w:t>
      </w:r>
      <w:proofErr w:type="spellStart"/>
      <w:r w:rsidRPr="00150A35">
        <w:rPr>
          <w:rFonts w:ascii="Times New Roman" w:hAnsi="Times New Roman" w:cs="Times New Roman"/>
          <w:i/>
        </w:rPr>
        <w:t>Desmodium</w:t>
      </w:r>
      <w:proofErr w:type="spellEnd"/>
      <w:r w:rsidRPr="00150A35">
        <w:rPr>
          <w:rFonts w:ascii="Times New Roman" w:hAnsi="Times New Roman" w:cs="Times New Roman"/>
          <w:i/>
        </w:rPr>
        <w:t xml:space="preserve"> canadense, Echinacea pallida, Lespedeza capitata, Rudbeckia </w:t>
      </w:r>
      <w:proofErr w:type="spellStart"/>
      <w:r w:rsidRPr="00150A35">
        <w:rPr>
          <w:rFonts w:ascii="Times New Roman" w:hAnsi="Times New Roman" w:cs="Times New Roman"/>
          <w:i/>
        </w:rPr>
        <w:t>hirta</w:t>
      </w:r>
      <w:proofErr w:type="spellEnd"/>
      <w:r w:rsidRPr="00150A35">
        <w:rPr>
          <w:rFonts w:ascii="Times New Roman" w:hAnsi="Times New Roman" w:cs="Times New Roman"/>
          <w:i/>
        </w:rPr>
        <w:t xml:space="preserve">, Schizachyrium </w:t>
      </w:r>
      <w:proofErr w:type="spellStart"/>
      <w:r w:rsidRPr="00150A35">
        <w:rPr>
          <w:rFonts w:ascii="Times New Roman" w:hAnsi="Times New Roman" w:cs="Times New Roman"/>
          <w:i/>
        </w:rPr>
        <w:t>scoparium</w:t>
      </w:r>
      <w:proofErr w:type="spellEnd"/>
      <w:r w:rsidRPr="00150A35">
        <w:rPr>
          <w:rFonts w:ascii="Times New Roman" w:hAnsi="Times New Roman" w:cs="Times New Roman"/>
          <w:i/>
        </w:rPr>
        <w:t xml:space="preserve">, Sporobolus </w:t>
      </w:r>
      <w:proofErr w:type="spellStart"/>
      <w:r w:rsidRPr="00150A35">
        <w:rPr>
          <w:rFonts w:ascii="Times New Roman" w:hAnsi="Times New Roman" w:cs="Times New Roman"/>
          <w:i/>
        </w:rPr>
        <w:t>heterolepis</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Triodanis</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perfoliata</w:t>
      </w:r>
      <w:proofErr w:type="spellEnd"/>
      <w:r w:rsidRPr="00150A35">
        <w:rPr>
          <w:rFonts w:ascii="Times New Roman" w:hAnsi="Times New Roman" w:cs="Times New Roman"/>
        </w:rPr>
        <w:t xml:space="preserve">). D) Colorado seeds used in the experiment (from left to right: </w:t>
      </w:r>
      <w:r w:rsidRPr="00150A35">
        <w:rPr>
          <w:rFonts w:ascii="Times New Roman" w:hAnsi="Times New Roman" w:cs="Times New Roman"/>
          <w:i/>
        </w:rPr>
        <w:t xml:space="preserve">Amorpha </w:t>
      </w:r>
      <w:proofErr w:type="spellStart"/>
      <w:r w:rsidRPr="00150A35">
        <w:rPr>
          <w:rFonts w:ascii="Times New Roman" w:hAnsi="Times New Roman" w:cs="Times New Roman"/>
          <w:i/>
        </w:rPr>
        <w:t>fruticosa</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Bouteloua</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gracilis</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Buchloe</w:t>
      </w:r>
      <w:proofErr w:type="spellEnd"/>
      <w:r w:rsidRPr="00150A35">
        <w:rPr>
          <w:rFonts w:ascii="Times New Roman" w:hAnsi="Times New Roman" w:cs="Times New Roman"/>
          <w:i/>
        </w:rPr>
        <w:t xml:space="preserve"> </w:t>
      </w:r>
      <w:proofErr w:type="spellStart"/>
      <w:r w:rsidRPr="00150A35">
        <w:rPr>
          <w:rFonts w:ascii="Times New Roman" w:hAnsi="Times New Roman" w:cs="Times New Roman"/>
          <w:i/>
        </w:rPr>
        <w:t>dactyloides</w:t>
      </w:r>
      <w:proofErr w:type="spellEnd"/>
      <w:r w:rsidRPr="00150A35">
        <w:rPr>
          <w:rFonts w:ascii="Times New Roman" w:hAnsi="Times New Roman" w:cs="Times New Roman"/>
          <w:i/>
        </w:rPr>
        <w:t>, Dalea purpurea, Helianthus annuus, Solidago rigida, Sisyrinchium angustifolium, Yucca glauca</w:t>
      </w:r>
      <w:r w:rsidRPr="00150A35">
        <w:rPr>
          <w:rFonts w:ascii="Times New Roman" w:hAnsi="Times New Roman" w:cs="Times New Roman"/>
        </w:rPr>
        <w:t>). E) A comparison of the sticky and artificial grass traps after they were placed in the field. F) artificial grass traps with rabbit droppings. G) Sticky traps covered in ant bodies and leaves.</w:t>
      </w:r>
    </w:p>
    <w:p w14:paraId="30790ABC" w14:textId="77777777" w:rsidR="000E0091" w:rsidRDefault="000E0091">
      <w:pPr>
        <w:spacing w:after="160" w:line="278" w:lineRule="auto"/>
        <w:ind w:left="0" w:firstLine="0"/>
        <w:rPr>
          <w:ins w:id="392" w:author="Sullivan, Lauren" w:date="2025-10-27T15:43:00Z" w16du:dateUtc="2025-10-27T19:43:00Z"/>
          <w:rFonts w:ascii="Times New Roman" w:hAnsi="Times New Roman" w:cs="Times New Roman"/>
        </w:rPr>
      </w:pPr>
      <w:ins w:id="393" w:author="Sullivan, Lauren" w:date="2025-10-27T15:43:00Z" w16du:dateUtc="2025-10-27T19:43:00Z">
        <w:r>
          <w:rPr>
            <w:rFonts w:ascii="Times New Roman" w:hAnsi="Times New Roman" w:cs="Times New Roman"/>
          </w:rPr>
          <w:br w:type="page"/>
        </w:r>
      </w:ins>
    </w:p>
    <w:p w14:paraId="55650142" w14:textId="5E8693F6" w:rsidR="00097897" w:rsidRDefault="000F6F8A">
      <w:pPr>
        <w:spacing w:line="254" w:lineRule="auto"/>
        <w:ind w:left="-5" w:right="182"/>
        <w:rPr>
          <w:ins w:id="394" w:author="Sullivan, Lauren" w:date="2025-10-27T15:45:00Z" w16du:dateUtc="2025-10-27T19:45:00Z"/>
          <w:rFonts w:ascii="Times New Roman" w:hAnsi="Times New Roman" w:cs="Times New Roman"/>
        </w:rPr>
      </w:pPr>
      <w:ins w:id="395" w:author="Sullivan, Lauren" w:date="2025-10-27T16:00:00Z" w16du:dateUtc="2025-10-27T20:00:00Z">
        <w:r>
          <w:rPr>
            <w:rFonts w:ascii="Times New Roman" w:hAnsi="Times New Roman" w:cs="Times New Roman"/>
            <w:noProof/>
          </w:rPr>
          <w:lastRenderedPageBreak/>
          <w:drawing>
            <wp:inline distT="0" distB="0" distL="0" distR="0" wp14:anchorId="6BE73A4D" wp14:editId="37C5968B">
              <wp:extent cx="6061075" cy="4408170"/>
              <wp:effectExtent l="0" t="0" r="0" b="0"/>
              <wp:docPr id="13831098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9830" name="Picture 1383109830"/>
                      <pic:cNvPicPr/>
                    </pic:nvPicPr>
                    <pic:blipFill>
                      <a:blip r:embed="rId8"/>
                      <a:stretch>
                        <a:fillRect/>
                      </a:stretch>
                    </pic:blipFill>
                    <pic:spPr>
                      <a:xfrm>
                        <a:off x="0" y="0"/>
                        <a:ext cx="6061075" cy="4408170"/>
                      </a:xfrm>
                      <a:prstGeom prst="rect">
                        <a:avLst/>
                      </a:prstGeom>
                    </pic:spPr>
                  </pic:pic>
                </a:graphicData>
              </a:graphic>
            </wp:inline>
          </w:drawing>
        </w:r>
      </w:ins>
    </w:p>
    <w:p w14:paraId="0E887D10" w14:textId="10615873" w:rsidR="000E0091" w:rsidRPr="00150A35" w:rsidRDefault="000E0091">
      <w:pPr>
        <w:spacing w:line="254" w:lineRule="auto"/>
        <w:ind w:left="-5" w:right="182"/>
        <w:rPr>
          <w:rFonts w:ascii="Times New Roman" w:hAnsi="Times New Roman" w:cs="Times New Roman"/>
        </w:rPr>
      </w:pPr>
      <w:ins w:id="396" w:author="Sullivan, Lauren" w:date="2025-10-27T15:45:00Z" w16du:dateUtc="2025-10-27T19:45:00Z">
        <w:r>
          <w:rPr>
            <w:rFonts w:ascii="Times New Roman" w:hAnsi="Times New Roman" w:cs="Times New Roman"/>
          </w:rPr>
          <w:t>Figure 2: Proportion of seeds recovered for each</w:t>
        </w:r>
      </w:ins>
      <w:ins w:id="397" w:author="Sullivan, Lauren" w:date="2025-10-27T15:46:00Z" w16du:dateUtc="2025-10-27T19:46:00Z">
        <w:r>
          <w:rPr>
            <w:rFonts w:ascii="Times New Roman" w:hAnsi="Times New Roman" w:cs="Times New Roman"/>
          </w:rPr>
          <w:t xml:space="preserve"> species from both artificial grass (purple) and sticky (pale pink) traps at the </w:t>
        </w:r>
        <w:r w:rsidRPr="00150A35">
          <w:rPr>
            <w:rFonts w:ascii="Times New Roman" w:hAnsi="Times New Roman" w:cs="Times New Roman"/>
          </w:rPr>
          <w:t>A) Missouri site, and B) Colorado site. For each state, panels are in seed size ordered from smallest (left) to largest (right).</w:t>
        </w:r>
      </w:ins>
    </w:p>
    <w:p w14:paraId="779A93A9" w14:textId="77777777" w:rsidR="00097897" w:rsidRPr="00150A35" w:rsidRDefault="003D29FB">
      <w:pPr>
        <w:spacing w:after="321" w:line="259" w:lineRule="auto"/>
        <w:ind w:left="48" w:firstLine="0"/>
        <w:rPr>
          <w:rFonts w:ascii="Times New Roman" w:hAnsi="Times New Roman" w:cs="Times New Roman"/>
        </w:rPr>
      </w:pPr>
      <w:r w:rsidRPr="00150A35">
        <w:rPr>
          <w:rFonts w:ascii="Times New Roman" w:hAnsi="Times New Roman" w:cs="Times New Roman"/>
          <w:noProof/>
        </w:rPr>
        <w:lastRenderedPageBreak/>
        <w:drawing>
          <wp:inline distT="0" distB="0" distL="0" distR="0" wp14:anchorId="01A14CA4" wp14:editId="2405E408">
            <wp:extent cx="5867401" cy="4718304"/>
            <wp:effectExtent l="0" t="0" r="0" b="0"/>
            <wp:docPr id="30870" name="Picture 30870"/>
            <wp:cNvGraphicFramePr/>
            <a:graphic xmlns:a="http://schemas.openxmlformats.org/drawingml/2006/main">
              <a:graphicData uri="http://schemas.openxmlformats.org/drawingml/2006/picture">
                <pic:pic xmlns:pic="http://schemas.openxmlformats.org/drawingml/2006/picture">
                  <pic:nvPicPr>
                    <pic:cNvPr id="30870" name="Picture 30870"/>
                    <pic:cNvPicPr/>
                  </pic:nvPicPr>
                  <pic:blipFill>
                    <a:blip r:embed="rId9"/>
                    <a:stretch>
                      <a:fillRect/>
                    </a:stretch>
                  </pic:blipFill>
                  <pic:spPr>
                    <a:xfrm>
                      <a:off x="0" y="0"/>
                      <a:ext cx="5867401" cy="4718304"/>
                    </a:xfrm>
                    <a:prstGeom prst="rect">
                      <a:avLst/>
                    </a:prstGeom>
                  </pic:spPr>
                </pic:pic>
              </a:graphicData>
            </a:graphic>
          </wp:inline>
        </w:drawing>
      </w:r>
    </w:p>
    <w:p w14:paraId="001FAB8A" w14:textId="08B31AB8" w:rsidR="00097897" w:rsidRPr="00150A35" w:rsidRDefault="003D29FB">
      <w:pPr>
        <w:spacing w:line="246" w:lineRule="auto"/>
        <w:ind w:left="-5" w:right="182"/>
        <w:rPr>
          <w:rFonts w:ascii="Times New Roman" w:hAnsi="Times New Roman" w:cs="Times New Roman"/>
        </w:rPr>
      </w:pPr>
      <w:del w:id="398" w:author="Sullivan, Lauren" w:date="2025-10-27T15:45:00Z" w16du:dateUtc="2025-10-27T19:45:00Z">
        <w:r w:rsidRPr="00150A35" w:rsidDel="000E0091">
          <w:rPr>
            <w:rFonts w:ascii="Times New Roman" w:hAnsi="Times New Roman" w:cs="Times New Roman"/>
          </w:rPr>
          <w:delText>Figure 2</w:delText>
        </w:r>
      </w:del>
      <w:ins w:id="399" w:author="Sullivan, Lauren" w:date="2025-10-27T15:45:00Z" w16du:dateUtc="2025-10-27T19:45:00Z">
        <w:r w:rsidR="000E0091">
          <w:rPr>
            <w:rFonts w:ascii="Times New Roman" w:hAnsi="Times New Roman" w:cs="Times New Roman"/>
          </w:rPr>
          <w:t>Figure 3</w:t>
        </w:r>
      </w:ins>
      <w:r w:rsidRPr="00150A35">
        <w:rPr>
          <w:rFonts w:ascii="Times New Roman" w:hAnsi="Times New Roman" w:cs="Times New Roman"/>
        </w:rPr>
        <w:t>: Log response ratio of proportion of seeds recovered in sticky traps relative to proportion of seeds recovered on artificial grass traps from the A) Missouri site, and B) Colorado site. For each state, panels are in seed size ordered from smallest (left) to largest (right). Values of zero (red dashed line) represent equal likelihood of recapture in sticky vs artificial grass traps. Values above zero indicate where seeds were more likely to be recovered on sticky traps. Values below zero represent where seeds more likely to be recovered on artificial grass traps.</w:t>
      </w:r>
    </w:p>
    <w:p w14:paraId="5A048B3F" w14:textId="1074E90A" w:rsidR="00097897" w:rsidRPr="00150A35" w:rsidDel="0080434F" w:rsidRDefault="0080434F">
      <w:pPr>
        <w:spacing w:after="225" w:line="259" w:lineRule="auto"/>
        <w:ind w:left="85" w:firstLine="0"/>
        <w:rPr>
          <w:del w:id="400" w:author="Sullivan, Lauren" w:date="2025-10-24T15:19:00Z" w16du:dateUtc="2025-10-24T19:19:00Z"/>
          <w:rFonts w:ascii="Times New Roman" w:hAnsi="Times New Roman" w:cs="Times New Roman"/>
        </w:rPr>
      </w:pPr>
      <w:ins w:id="401" w:author="Sullivan, Lauren" w:date="2025-10-24T15:18:00Z" w16du:dateUtc="2025-10-24T19:18:00Z">
        <w:r>
          <w:rPr>
            <w:rFonts w:ascii="Times New Roman" w:eastAsia="Calibri" w:hAnsi="Times New Roman" w:cs="Times New Roman"/>
            <w:noProof/>
            <w:sz w:val="22"/>
          </w:rPr>
          <w:lastRenderedPageBreak/>
          <w:drawing>
            <wp:inline distT="0" distB="0" distL="0" distR="0" wp14:anchorId="701CF04F" wp14:editId="13C2819F">
              <wp:extent cx="5486400" cy="4572000"/>
              <wp:effectExtent l="0" t="0" r="0" b="0"/>
              <wp:docPr id="14503253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25351" name="Picture 1450325351"/>
                      <pic:cNvPicPr/>
                    </pic:nvPicPr>
                    <pic:blipFill>
                      <a:blip r:embed="rId10"/>
                      <a:stretch>
                        <a:fillRect/>
                      </a:stretch>
                    </pic:blipFill>
                    <pic:spPr>
                      <a:xfrm>
                        <a:off x="0" y="0"/>
                        <a:ext cx="5486400" cy="4572000"/>
                      </a:xfrm>
                      <a:prstGeom prst="rect">
                        <a:avLst/>
                      </a:prstGeom>
                    </pic:spPr>
                  </pic:pic>
                </a:graphicData>
              </a:graphic>
            </wp:inline>
          </w:drawing>
        </w:r>
      </w:ins>
      <w:del w:id="402" w:author="Sullivan, Lauren" w:date="2025-10-24T15:18:00Z" w16du:dateUtc="2025-10-24T19:18:00Z">
        <w:r w:rsidR="003D29FB" w:rsidRPr="00150A35" w:rsidDel="0080434F">
          <w:rPr>
            <w:rFonts w:ascii="Times New Roman" w:eastAsia="Calibri" w:hAnsi="Times New Roman" w:cs="Times New Roman"/>
            <w:noProof/>
            <w:sz w:val="22"/>
          </w:rPr>
          <mc:AlternateContent>
            <mc:Choice Requires="wpg">
              <w:drawing>
                <wp:inline distT="0" distB="0" distL="0" distR="0" wp14:anchorId="1109C015" wp14:editId="28F6FA60">
                  <wp:extent cx="5734985" cy="4559809"/>
                  <wp:effectExtent l="0" t="0" r="0" b="0"/>
                  <wp:docPr id="30897" name="Group 30897"/>
                  <wp:cNvGraphicFramePr/>
                  <a:graphic xmlns:a="http://schemas.openxmlformats.org/drawingml/2006/main">
                    <a:graphicData uri="http://schemas.microsoft.com/office/word/2010/wordprocessingGroup">
                      <wpg:wgp>
                        <wpg:cNvGrpSpPr/>
                        <wpg:grpSpPr>
                          <a:xfrm>
                            <a:off x="0" y="0"/>
                            <a:ext cx="5734985" cy="4559809"/>
                            <a:chOff x="0" y="0"/>
                            <a:chExt cx="5734985" cy="4559809"/>
                          </a:xfrm>
                        </wpg:grpSpPr>
                        <pic:pic xmlns:pic="http://schemas.openxmlformats.org/drawingml/2006/picture">
                          <pic:nvPicPr>
                            <pic:cNvPr id="30872" name="Picture 30872"/>
                            <pic:cNvPicPr/>
                          </pic:nvPicPr>
                          <pic:blipFill>
                            <a:blip r:embed="rId11"/>
                            <a:stretch>
                              <a:fillRect/>
                            </a:stretch>
                          </pic:blipFill>
                          <pic:spPr>
                            <a:xfrm>
                              <a:off x="242489" y="0"/>
                              <a:ext cx="5492497" cy="4559809"/>
                            </a:xfrm>
                            <a:prstGeom prst="rect">
                              <a:avLst/>
                            </a:prstGeom>
                          </pic:spPr>
                        </pic:pic>
                        <wps:wsp>
                          <wps:cNvPr id="2969" name="Rectangle 2969"/>
                          <wps:cNvSpPr/>
                          <wps:spPr>
                            <a:xfrm rot="-5399999">
                              <a:off x="-1668587" y="1631930"/>
                              <a:ext cx="3574156" cy="236979"/>
                            </a:xfrm>
                            <a:prstGeom prst="rect">
                              <a:avLst/>
                            </a:prstGeom>
                            <a:ln>
                              <a:noFill/>
                            </a:ln>
                          </wps:spPr>
                          <wps:txbx>
                            <w:txbxContent>
                              <w:p w14:paraId="0E370E65" w14:textId="77777777" w:rsidR="00097897" w:rsidRDefault="003D29FB">
                                <w:pPr>
                                  <w:spacing w:after="160" w:line="259" w:lineRule="auto"/>
                                  <w:ind w:left="0" w:firstLine="0"/>
                                </w:pPr>
                                <w:r>
                                  <w:rPr>
                                    <w:rFonts w:ascii="Arial" w:eastAsia="Arial" w:hAnsi="Arial" w:cs="Arial"/>
                                    <w:sz w:val="30"/>
                                  </w:rPr>
                                  <w:t>Proportion of Seeds Recovered</w:t>
                                </w:r>
                              </w:p>
                            </w:txbxContent>
                          </wps:txbx>
                          <wps:bodyPr horzOverflow="overflow" vert="horz" lIns="0" tIns="0" rIns="0" bIns="0" rtlCol="0">
                            <a:noAutofit/>
                          </wps:bodyPr>
                        </wps:wsp>
                      </wpg:wgp>
                    </a:graphicData>
                  </a:graphic>
                </wp:inline>
              </w:drawing>
            </mc:Choice>
            <mc:Fallback>
              <w:pict>
                <v:group w14:anchorId="1109C015" id="Group 30897" o:spid="_x0000_s1026" style="width:451.55pt;height:359.05pt;mso-position-horizontal-relative:char;mso-position-vertical-relative:line" coordsize="57349,455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872" o:spid="_x0000_s1027" type="#_x0000_t75" style="position:absolute;left:2424;width:54925;height:455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">
                    <v:imagedata r:id="rId12" o:title=""/>
                  </v:shape>
                  <v:rect id="Rectangle 2969" o:spid="_x0000_s1028" style="position:absolute;left:-16685;top:16319;width:35740;height:2369;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" filled="f" stroked="f">
                    <v:textbox inset="0,0,0,0">
                      <w:txbxContent>
                        <w:p w14:paraId="0E370E65" w14:textId="77777777" w:rsidR="00097897" w:rsidRDefault="003D29FB">
                          <w:pPr>
                            <w:spacing w:after="160" w:line="259" w:lineRule="auto"/>
                            <w:ind w:left="0" w:firstLine="0"/>
                          </w:pPr>
                          <w:r>
                            <w:rPr>
                              <w:rFonts w:ascii="Arial" w:eastAsia="Arial" w:hAnsi="Arial" w:cs="Arial"/>
                              <w:sz w:val="30"/>
                            </w:rPr>
                            <w:t>Proportion of Seeds Recovered</w:t>
                          </w:r>
                        </w:p>
                      </w:txbxContent>
                    </v:textbox>
                  </v:rect>
                  <w10:anchorlock/>
                </v:group>
              </w:pict>
            </mc:Fallback>
          </mc:AlternateContent>
        </w:r>
      </w:del>
    </w:p>
    <w:p w14:paraId="7B5EDFFA" w14:textId="4C4A25D5" w:rsidR="00097897" w:rsidDel="0080434F" w:rsidRDefault="003D29FB" w:rsidP="0080434F">
      <w:pPr>
        <w:spacing w:line="246" w:lineRule="auto"/>
        <w:ind w:left="-5" w:right="315"/>
        <w:rPr>
          <w:del w:id="403" w:author="Sullivan, Lauren" w:date="2025-10-24T15:18:00Z" w16du:dateUtc="2025-10-24T19:18:00Z"/>
          <w:rFonts w:ascii="Times New Roman" w:eastAsia="Arial" w:hAnsi="Times New Roman" w:cs="Times New Roman"/>
          <w:sz w:val="30"/>
        </w:rPr>
        <w:pPrChange w:id="404" w:author="Sullivan, Lauren" w:date="2025-10-24T15:19:00Z" w16du:dateUtc="2025-10-24T19:19:00Z">
          <w:pPr>
            <w:spacing w:line="246" w:lineRule="auto"/>
            <w:ind w:left="-5" w:right="315"/>
          </w:pPr>
        </w:pPrChange>
      </w:pPr>
      <w:del w:id="405" w:author="Sullivan, Lauren" w:date="2025-10-24T15:18:00Z" w16du:dateUtc="2025-10-24T19:18:00Z">
        <w:r w:rsidRPr="00150A35" w:rsidDel="0080434F">
          <w:rPr>
            <w:rFonts w:ascii="Times New Roman" w:eastAsia="Arial" w:hAnsi="Times New Roman" w:cs="Times New Roman"/>
            <w:sz w:val="30"/>
          </w:rPr>
          <w:delText>Seed mass</w:delText>
        </w:r>
      </w:del>
    </w:p>
    <w:p w14:paraId="0ADA375F" w14:textId="77777777" w:rsidR="0080434F" w:rsidRPr="00150A35" w:rsidRDefault="0080434F" w:rsidP="0080434F">
      <w:pPr>
        <w:spacing w:after="225" w:line="259" w:lineRule="auto"/>
        <w:ind w:left="85" w:firstLine="0"/>
        <w:rPr>
          <w:ins w:id="406" w:author="Sullivan, Lauren" w:date="2025-10-24T15:18:00Z" w16du:dateUtc="2025-10-24T19:18:00Z"/>
        </w:rPr>
        <w:pPrChange w:id="407" w:author="Sullivan, Lauren" w:date="2025-10-24T15:19:00Z" w16du:dateUtc="2025-10-24T19:19:00Z">
          <w:pPr>
            <w:pStyle w:val="Heading2"/>
            <w:spacing w:after="180"/>
            <w:ind w:left="0" w:right="1436" w:firstLine="0"/>
            <w:jc w:val="center"/>
          </w:pPr>
        </w:pPrChange>
      </w:pPr>
    </w:p>
    <w:p w14:paraId="01C37E39" w14:textId="3F16BEB9" w:rsidR="00097897" w:rsidRPr="00150A35" w:rsidRDefault="003D29FB">
      <w:pPr>
        <w:spacing w:line="246" w:lineRule="auto"/>
        <w:ind w:left="-5" w:right="315"/>
        <w:rPr>
          <w:rFonts w:ascii="Times New Roman" w:hAnsi="Times New Roman" w:cs="Times New Roman"/>
        </w:rPr>
      </w:pPr>
      <w:del w:id="408" w:author="Sullivan, Lauren" w:date="2025-10-27T15:44:00Z" w16du:dateUtc="2025-10-27T19:44:00Z">
        <w:r w:rsidRPr="00150A35" w:rsidDel="000E0091">
          <w:rPr>
            <w:rFonts w:ascii="Times New Roman" w:hAnsi="Times New Roman" w:cs="Times New Roman"/>
          </w:rPr>
          <w:delText>Figure 3</w:delText>
        </w:r>
      </w:del>
      <w:ins w:id="409" w:author="Sullivan, Lauren" w:date="2025-10-27T15:44:00Z" w16du:dateUtc="2025-10-27T19:44:00Z">
        <w:r w:rsidR="000E0091">
          <w:rPr>
            <w:rFonts w:ascii="Times New Roman" w:hAnsi="Times New Roman" w:cs="Times New Roman"/>
          </w:rPr>
          <w:t>Figure 4</w:t>
        </w:r>
      </w:ins>
      <w:r w:rsidRPr="00150A35">
        <w:rPr>
          <w:rFonts w:ascii="Times New Roman" w:hAnsi="Times New Roman" w:cs="Times New Roman"/>
        </w:rPr>
        <w:t xml:space="preserve">: Proportion of seeds recovered in relationship to seed mass with respect to trap type (pink points are artificial grass traps, orange points are sticky traps). As seed mass increases, we find a decrease in the proportion of seeds recovered from sticky traps, and an increase in proportion of seeds recovered from artificial grass traps. Points and lines represent model predicted </w:t>
      </w:r>
      <w:proofErr w:type="gramStart"/>
      <w:r w:rsidRPr="00150A35">
        <w:rPr>
          <w:rFonts w:ascii="Times New Roman" w:hAnsi="Times New Roman" w:cs="Times New Roman"/>
        </w:rPr>
        <w:t>values</w:t>
      </w:r>
      <w:ins w:id="410" w:author="Sullivan, Lauren" w:date="2025-10-24T15:18:00Z" w16du:dateUtc="2025-10-24T19:18:00Z">
        <w:r w:rsidR="0080434F">
          <w:rPr>
            <w:rFonts w:ascii="Times New Roman" w:hAnsi="Times New Roman" w:cs="Times New Roman"/>
          </w:rPr>
          <w:t>,</w:t>
        </w:r>
        <w:proofErr w:type="gramEnd"/>
        <w:r w:rsidR="0080434F">
          <w:rPr>
            <w:rFonts w:ascii="Times New Roman" w:hAnsi="Times New Roman" w:cs="Times New Roman"/>
          </w:rPr>
          <w:t xml:space="preserve"> points have been jittered.</w:t>
        </w:r>
      </w:ins>
      <w:del w:id="411" w:author="Sullivan, Lauren" w:date="2025-10-24T15:18:00Z" w16du:dateUtc="2025-10-24T19:18:00Z">
        <w:r w:rsidRPr="00150A35" w:rsidDel="0080434F">
          <w:rPr>
            <w:rFonts w:ascii="Times New Roman" w:hAnsi="Times New Roman" w:cs="Times New Roman"/>
          </w:rPr>
          <w:delText>.</w:delText>
        </w:r>
      </w:del>
    </w:p>
    <w:p w14:paraId="43CE02AF" w14:textId="063760EF" w:rsidR="00097897" w:rsidRPr="00150A35" w:rsidRDefault="003D29FB">
      <w:pPr>
        <w:spacing w:after="215" w:line="259" w:lineRule="auto"/>
        <w:ind w:left="102" w:firstLine="0"/>
        <w:rPr>
          <w:rFonts w:ascii="Times New Roman" w:hAnsi="Times New Roman" w:cs="Times New Roman"/>
        </w:rPr>
      </w:pPr>
      <w:del w:id="412" w:author="Sullivan, Lauren" w:date="2025-10-24T15:20:00Z" w16du:dateUtc="2025-10-24T19:20:00Z">
        <w:r w:rsidRPr="00150A35" w:rsidDel="0080434F">
          <w:rPr>
            <w:rFonts w:ascii="Times New Roman" w:eastAsia="Calibri" w:hAnsi="Times New Roman" w:cs="Times New Roman"/>
            <w:noProof/>
            <w:sz w:val="22"/>
          </w:rPr>
          <mc:AlternateContent>
            <mc:Choice Requires="wpg">
              <w:drawing>
                <wp:inline distT="0" distB="0" distL="0" distR="0" wp14:anchorId="1CD0E9A9" wp14:editId="158E53F8">
                  <wp:extent cx="5788198" cy="5498361"/>
                  <wp:effectExtent l="0" t="0" r="0" b="0"/>
                  <wp:docPr id="26992" name="Group 26992"/>
                  <wp:cNvGraphicFramePr/>
                  <a:graphic xmlns:a="http://schemas.openxmlformats.org/drawingml/2006/main">
                    <a:graphicData uri="http://schemas.microsoft.com/office/word/2010/wordprocessingGroup">
                      <wpg:wgp>
                        <wpg:cNvGrpSpPr/>
                        <wpg:grpSpPr>
                          <a:xfrm>
                            <a:off x="0" y="0"/>
                            <a:ext cx="5788198" cy="5498361"/>
                            <a:chOff x="0" y="0"/>
                            <a:chExt cx="5788198" cy="5498361"/>
                          </a:xfrm>
                        </wpg:grpSpPr>
                        <wps:wsp>
                          <wps:cNvPr id="2992" name="Shape 2992"/>
                          <wps:cNvSpPr/>
                          <wps:spPr>
                            <a:xfrm>
                              <a:off x="621314" y="4960506"/>
                              <a:ext cx="5166884" cy="0"/>
                            </a:xfrm>
                            <a:custGeom>
                              <a:avLst/>
                              <a:gdLst/>
                              <a:ahLst/>
                              <a:cxnLst/>
                              <a:rect l="0" t="0" r="0" b="0"/>
                              <a:pathLst>
                                <a:path w="5166884">
                                  <a:moveTo>
                                    <a:pt x="0" y="0"/>
                                  </a:moveTo>
                                  <a:lnTo>
                                    <a:pt x="5166884" y="0"/>
                                  </a:lnTo>
                                </a:path>
                              </a:pathLst>
                            </a:custGeom>
                            <a:ln w="8750" cap="flat">
                              <a:round/>
                            </a:ln>
                          </wps:spPr>
                          <wps:style>
                            <a:lnRef idx="1">
                              <a:srgbClr val="EBEBEB"/>
                            </a:lnRef>
                            <a:fillRef idx="0">
                              <a:srgbClr val="000000">
                                <a:alpha val="0"/>
                              </a:srgbClr>
                            </a:fillRef>
                            <a:effectRef idx="0">
                              <a:scrgbClr r="0" g="0" b="0"/>
                            </a:effectRef>
                            <a:fontRef idx="none"/>
                          </wps:style>
                          <wps:bodyPr/>
                        </wps:wsp>
                        <wps:wsp>
                          <wps:cNvPr id="2993" name="Shape 2993"/>
                          <wps:cNvSpPr/>
                          <wps:spPr>
                            <a:xfrm>
                              <a:off x="621314" y="3901539"/>
                              <a:ext cx="5166884" cy="0"/>
                            </a:xfrm>
                            <a:custGeom>
                              <a:avLst/>
                              <a:gdLst/>
                              <a:ahLst/>
                              <a:cxnLst/>
                              <a:rect l="0" t="0" r="0" b="0"/>
                              <a:pathLst>
                                <a:path w="5166884">
                                  <a:moveTo>
                                    <a:pt x="0" y="0"/>
                                  </a:moveTo>
                                  <a:lnTo>
                                    <a:pt x="5166884" y="0"/>
                                  </a:lnTo>
                                </a:path>
                              </a:pathLst>
                            </a:custGeom>
                            <a:ln w="8750" cap="flat">
                              <a:round/>
                            </a:ln>
                          </wps:spPr>
                          <wps:style>
                            <a:lnRef idx="1">
                              <a:srgbClr val="EBEBEB"/>
                            </a:lnRef>
                            <a:fillRef idx="0">
                              <a:srgbClr val="000000">
                                <a:alpha val="0"/>
                              </a:srgbClr>
                            </a:fillRef>
                            <a:effectRef idx="0">
                              <a:scrgbClr r="0" g="0" b="0"/>
                            </a:effectRef>
                            <a:fontRef idx="none"/>
                          </wps:style>
                          <wps:bodyPr/>
                        </wps:wsp>
                        <wps:wsp>
                          <wps:cNvPr id="2994" name="Shape 2994"/>
                          <wps:cNvSpPr/>
                          <wps:spPr>
                            <a:xfrm>
                              <a:off x="621314" y="2842571"/>
                              <a:ext cx="5166884" cy="0"/>
                            </a:xfrm>
                            <a:custGeom>
                              <a:avLst/>
                              <a:gdLst/>
                              <a:ahLst/>
                              <a:cxnLst/>
                              <a:rect l="0" t="0" r="0" b="0"/>
                              <a:pathLst>
                                <a:path w="5166884">
                                  <a:moveTo>
                                    <a:pt x="0" y="0"/>
                                  </a:moveTo>
                                  <a:lnTo>
                                    <a:pt x="5166884" y="0"/>
                                  </a:lnTo>
                                </a:path>
                              </a:pathLst>
                            </a:custGeom>
                            <a:ln w="8750" cap="flat">
                              <a:round/>
                            </a:ln>
                          </wps:spPr>
                          <wps:style>
                            <a:lnRef idx="1">
                              <a:srgbClr val="EBEBEB"/>
                            </a:lnRef>
                            <a:fillRef idx="0">
                              <a:srgbClr val="000000">
                                <a:alpha val="0"/>
                              </a:srgbClr>
                            </a:fillRef>
                            <a:effectRef idx="0">
                              <a:scrgbClr r="0" g="0" b="0"/>
                            </a:effectRef>
                            <a:fontRef idx="none"/>
                          </wps:style>
                          <wps:bodyPr/>
                        </wps:wsp>
                        <wps:wsp>
                          <wps:cNvPr id="2995" name="Shape 2995"/>
                          <wps:cNvSpPr/>
                          <wps:spPr>
                            <a:xfrm>
                              <a:off x="621314" y="1783768"/>
                              <a:ext cx="5166884" cy="0"/>
                            </a:xfrm>
                            <a:custGeom>
                              <a:avLst/>
                              <a:gdLst/>
                              <a:ahLst/>
                              <a:cxnLst/>
                              <a:rect l="0" t="0" r="0" b="0"/>
                              <a:pathLst>
                                <a:path w="5166884">
                                  <a:moveTo>
                                    <a:pt x="0" y="0"/>
                                  </a:moveTo>
                                  <a:lnTo>
                                    <a:pt x="5166884" y="0"/>
                                  </a:lnTo>
                                </a:path>
                              </a:pathLst>
                            </a:custGeom>
                            <a:ln w="8750" cap="flat">
                              <a:round/>
                            </a:ln>
                          </wps:spPr>
                          <wps:style>
                            <a:lnRef idx="1">
                              <a:srgbClr val="EBEBEB"/>
                            </a:lnRef>
                            <a:fillRef idx="0">
                              <a:srgbClr val="000000">
                                <a:alpha val="0"/>
                              </a:srgbClr>
                            </a:fillRef>
                            <a:effectRef idx="0">
                              <a:scrgbClr r="0" g="0" b="0"/>
                            </a:effectRef>
                            <a:fontRef idx="none"/>
                          </wps:style>
                          <wps:bodyPr/>
                        </wps:wsp>
                        <wps:wsp>
                          <wps:cNvPr id="2996" name="Shape 2996"/>
                          <wps:cNvSpPr/>
                          <wps:spPr>
                            <a:xfrm>
                              <a:off x="621314" y="724801"/>
                              <a:ext cx="5166884" cy="0"/>
                            </a:xfrm>
                            <a:custGeom>
                              <a:avLst/>
                              <a:gdLst/>
                              <a:ahLst/>
                              <a:cxnLst/>
                              <a:rect l="0" t="0" r="0" b="0"/>
                              <a:pathLst>
                                <a:path w="5166884">
                                  <a:moveTo>
                                    <a:pt x="0" y="0"/>
                                  </a:moveTo>
                                  <a:lnTo>
                                    <a:pt x="5166884" y="0"/>
                                  </a:lnTo>
                                </a:path>
                              </a:pathLst>
                            </a:custGeom>
                            <a:ln w="8750" cap="flat">
                              <a:round/>
                            </a:ln>
                          </wps:spPr>
                          <wps:style>
                            <a:lnRef idx="1">
                              <a:srgbClr val="EBEBEB"/>
                            </a:lnRef>
                            <a:fillRef idx="0">
                              <a:srgbClr val="000000">
                                <a:alpha val="0"/>
                              </a:srgbClr>
                            </a:fillRef>
                            <a:effectRef idx="0">
                              <a:scrgbClr r="0" g="0" b="0"/>
                            </a:effectRef>
                            <a:fontRef idx="none"/>
                          </wps:style>
                          <wps:bodyPr/>
                        </wps:wsp>
                        <wps:wsp>
                          <wps:cNvPr id="2997" name="Shape 2997"/>
                          <wps:cNvSpPr/>
                          <wps:spPr>
                            <a:xfrm>
                              <a:off x="621314" y="4431023"/>
                              <a:ext cx="5166884" cy="0"/>
                            </a:xfrm>
                            <a:custGeom>
                              <a:avLst/>
                              <a:gdLst/>
                              <a:ahLst/>
                              <a:cxnLst/>
                              <a:rect l="0" t="0" r="0" b="0"/>
                              <a:pathLst>
                                <a:path w="5166884">
                                  <a:moveTo>
                                    <a:pt x="0" y="0"/>
                                  </a:moveTo>
                                  <a:lnTo>
                                    <a:pt x="5166884" y="0"/>
                                  </a:lnTo>
                                </a:path>
                              </a:pathLst>
                            </a:custGeom>
                            <a:ln w="17666" cap="flat">
                              <a:round/>
                            </a:ln>
                          </wps:spPr>
                          <wps:style>
                            <a:lnRef idx="1">
                              <a:srgbClr val="EBEBEB"/>
                            </a:lnRef>
                            <a:fillRef idx="0">
                              <a:srgbClr val="000000">
                                <a:alpha val="0"/>
                              </a:srgbClr>
                            </a:fillRef>
                            <a:effectRef idx="0">
                              <a:scrgbClr r="0" g="0" b="0"/>
                            </a:effectRef>
                            <a:fontRef idx="none"/>
                          </wps:style>
                          <wps:bodyPr/>
                        </wps:wsp>
                        <wps:wsp>
                          <wps:cNvPr id="2998" name="Shape 2998"/>
                          <wps:cNvSpPr/>
                          <wps:spPr>
                            <a:xfrm>
                              <a:off x="621314" y="3372055"/>
                              <a:ext cx="5166884" cy="0"/>
                            </a:xfrm>
                            <a:custGeom>
                              <a:avLst/>
                              <a:gdLst/>
                              <a:ahLst/>
                              <a:cxnLst/>
                              <a:rect l="0" t="0" r="0" b="0"/>
                              <a:pathLst>
                                <a:path w="5166884">
                                  <a:moveTo>
                                    <a:pt x="0" y="0"/>
                                  </a:moveTo>
                                  <a:lnTo>
                                    <a:pt x="5166884" y="0"/>
                                  </a:lnTo>
                                </a:path>
                              </a:pathLst>
                            </a:custGeom>
                            <a:ln w="17666" cap="flat">
                              <a:round/>
                            </a:ln>
                          </wps:spPr>
                          <wps:style>
                            <a:lnRef idx="1">
                              <a:srgbClr val="EBEBEB"/>
                            </a:lnRef>
                            <a:fillRef idx="0">
                              <a:srgbClr val="000000">
                                <a:alpha val="0"/>
                              </a:srgbClr>
                            </a:fillRef>
                            <a:effectRef idx="0">
                              <a:scrgbClr r="0" g="0" b="0"/>
                            </a:effectRef>
                            <a:fontRef idx="none"/>
                          </wps:style>
                          <wps:bodyPr/>
                        </wps:wsp>
                        <wps:wsp>
                          <wps:cNvPr id="2999" name="Shape 2999"/>
                          <wps:cNvSpPr/>
                          <wps:spPr>
                            <a:xfrm>
                              <a:off x="621314" y="2313252"/>
                              <a:ext cx="5166884" cy="0"/>
                            </a:xfrm>
                            <a:custGeom>
                              <a:avLst/>
                              <a:gdLst/>
                              <a:ahLst/>
                              <a:cxnLst/>
                              <a:rect l="0" t="0" r="0" b="0"/>
                              <a:pathLst>
                                <a:path w="5166884">
                                  <a:moveTo>
                                    <a:pt x="0" y="0"/>
                                  </a:moveTo>
                                  <a:lnTo>
                                    <a:pt x="5166884" y="0"/>
                                  </a:lnTo>
                                </a:path>
                              </a:pathLst>
                            </a:custGeom>
                            <a:ln w="17666" cap="flat">
                              <a:round/>
                            </a:ln>
                          </wps:spPr>
                          <wps:style>
                            <a:lnRef idx="1">
                              <a:srgbClr val="EBEBEB"/>
                            </a:lnRef>
                            <a:fillRef idx="0">
                              <a:srgbClr val="000000">
                                <a:alpha val="0"/>
                              </a:srgbClr>
                            </a:fillRef>
                            <a:effectRef idx="0">
                              <a:scrgbClr r="0" g="0" b="0"/>
                            </a:effectRef>
                            <a:fontRef idx="none"/>
                          </wps:style>
                          <wps:bodyPr/>
                        </wps:wsp>
                        <wps:wsp>
                          <wps:cNvPr id="3000" name="Shape 3000"/>
                          <wps:cNvSpPr/>
                          <wps:spPr>
                            <a:xfrm>
                              <a:off x="621314" y="1254285"/>
                              <a:ext cx="5166884" cy="0"/>
                            </a:xfrm>
                            <a:custGeom>
                              <a:avLst/>
                              <a:gdLst/>
                              <a:ahLst/>
                              <a:cxnLst/>
                              <a:rect l="0" t="0" r="0" b="0"/>
                              <a:pathLst>
                                <a:path w="5166884">
                                  <a:moveTo>
                                    <a:pt x="0" y="0"/>
                                  </a:moveTo>
                                  <a:lnTo>
                                    <a:pt x="5166884" y="0"/>
                                  </a:lnTo>
                                </a:path>
                              </a:pathLst>
                            </a:custGeom>
                            <a:ln w="17666" cap="flat">
                              <a:round/>
                            </a:ln>
                          </wps:spPr>
                          <wps:style>
                            <a:lnRef idx="1">
                              <a:srgbClr val="EBEBEB"/>
                            </a:lnRef>
                            <a:fillRef idx="0">
                              <a:srgbClr val="000000">
                                <a:alpha val="0"/>
                              </a:srgbClr>
                            </a:fillRef>
                            <a:effectRef idx="0">
                              <a:scrgbClr r="0" g="0" b="0"/>
                            </a:effectRef>
                            <a:fontRef idx="none"/>
                          </wps:style>
                          <wps:bodyPr/>
                        </wps:wsp>
                        <wps:wsp>
                          <wps:cNvPr id="3001" name="Shape 3001"/>
                          <wps:cNvSpPr/>
                          <wps:spPr>
                            <a:xfrm>
                              <a:off x="621314" y="195482"/>
                              <a:ext cx="5166884" cy="0"/>
                            </a:xfrm>
                            <a:custGeom>
                              <a:avLst/>
                              <a:gdLst/>
                              <a:ahLst/>
                              <a:cxnLst/>
                              <a:rect l="0" t="0" r="0" b="0"/>
                              <a:pathLst>
                                <a:path w="5166884">
                                  <a:moveTo>
                                    <a:pt x="0" y="0"/>
                                  </a:moveTo>
                                  <a:lnTo>
                                    <a:pt x="5166884" y="0"/>
                                  </a:lnTo>
                                </a:path>
                              </a:pathLst>
                            </a:custGeom>
                            <a:ln w="17666" cap="flat">
                              <a:round/>
                            </a:ln>
                          </wps:spPr>
                          <wps:style>
                            <a:lnRef idx="1">
                              <a:srgbClr val="EBEBEB"/>
                            </a:lnRef>
                            <a:fillRef idx="0">
                              <a:srgbClr val="000000">
                                <a:alpha val="0"/>
                              </a:srgbClr>
                            </a:fillRef>
                            <a:effectRef idx="0">
                              <a:scrgbClr r="0" g="0" b="0"/>
                            </a:effectRef>
                            <a:fontRef idx="none"/>
                          </wps:style>
                          <wps:bodyPr/>
                        </wps:wsp>
                        <wps:wsp>
                          <wps:cNvPr id="3002" name="Shape 3002"/>
                          <wps:cNvSpPr/>
                          <wps:spPr>
                            <a:xfrm>
                              <a:off x="1590136" y="1"/>
                              <a:ext cx="0" cy="5248940"/>
                            </a:xfrm>
                            <a:custGeom>
                              <a:avLst/>
                              <a:gdLst/>
                              <a:ahLst/>
                              <a:cxnLst/>
                              <a:rect l="0" t="0" r="0" b="0"/>
                              <a:pathLst>
                                <a:path h="5248940">
                                  <a:moveTo>
                                    <a:pt x="0" y="5248940"/>
                                  </a:moveTo>
                                  <a:lnTo>
                                    <a:pt x="0" y="0"/>
                                  </a:lnTo>
                                </a:path>
                              </a:pathLst>
                            </a:custGeom>
                            <a:ln w="17666" cap="flat">
                              <a:round/>
                            </a:ln>
                          </wps:spPr>
                          <wps:style>
                            <a:lnRef idx="1">
                              <a:srgbClr val="EBEBEB"/>
                            </a:lnRef>
                            <a:fillRef idx="0">
                              <a:srgbClr val="000000">
                                <a:alpha val="0"/>
                              </a:srgbClr>
                            </a:fillRef>
                            <a:effectRef idx="0">
                              <a:scrgbClr r="0" g="0" b="0"/>
                            </a:effectRef>
                            <a:fontRef idx="none"/>
                          </wps:style>
                          <wps:bodyPr/>
                        </wps:wsp>
                        <wps:wsp>
                          <wps:cNvPr id="3003" name="Shape 3003"/>
                          <wps:cNvSpPr/>
                          <wps:spPr>
                            <a:xfrm>
                              <a:off x="3204839" y="1"/>
                              <a:ext cx="0" cy="5248940"/>
                            </a:xfrm>
                            <a:custGeom>
                              <a:avLst/>
                              <a:gdLst/>
                              <a:ahLst/>
                              <a:cxnLst/>
                              <a:rect l="0" t="0" r="0" b="0"/>
                              <a:pathLst>
                                <a:path h="5248940">
                                  <a:moveTo>
                                    <a:pt x="0" y="5248940"/>
                                  </a:moveTo>
                                  <a:lnTo>
                                    <a:pt x="0" y="0"/>
                                  </a:lnTo>
                                </a:path>
                              </a:pathLst>
                            </a:custGeom>
                            <a:ln w="17666" cap="flat">
                              <a:round/>
                            </a:ln>
                          </wps:spPr>
                          <wps:style>
                            <a:lnRef idx="1">
                              <a:srgbClr val="EBEBEB"/>
                            </a:lnRef>
                            <a:fillRef idx="0">
                              <a:srgbClr val="000000">
                                <a:alpha val="0"/>
                              </a:srgbClr>
                            </a:fillRef>
                            <a:effectRef idx="0">
                              <a:scrgbClr r="0" g="0" b="0"/>
                            </a:effectRef>
                            <a:fontRef idx="none"/>
                          </wps:style>
                          <wps:bodyPr/>
                        </wps:wsp>
                        <wps:wsp>
                          <wps:cNvPr id="3004" name="Shape 3004"/>
                          <wps:cNvSpPr/>
                          <wps:spPr>
                            <a:xfrm>
                              <a:off x="4819376" y="1"/>
                              <a:ext cx="0" cy="5248940"/>
                            </a:xfrm>
                            <a:custGeom>
                              <a:avLst/>
                              <a:gdLst/>
                              <a:ahLst/>
                              <a:cxnLst/>
                              <a:rect l="0" t="0" r="0" b="0"/>
                              <a:pathLst>
                                <a:path h="5248940">
                                  <a:moveTo>
                                    <a:pt x="0" y="5248940"/>
                                  </a:moveTo>
                                  <a:lnTo>
                                    <a:pt x="0" y="0"/>
                                  </a:lnTo>
                                </a:path>
                              </a:pathLst>
                            </a:custGeom>
                            <a:ln w="17666" cap="flat">
                              <a:round/>
                            </a:ln>
                          </wps:spPr>
                          <wps:style>
                            <a:lnRef idx="1">
                              <a:srgbClr val="EBEBEB"/>
                            </a:lnRef>
                            <a:fillRef idx="0">
                              <a:srgbClr val="000000">
                                <a:alpha val="0"/>
                              </a:srgbClr>
                            </a:fillRef>
                            <a:effectRef idx="0">
                              <a:scrgbClr r="0" g="0" b="0"/>
                            </a:effectRef>
                            <a:fontRef idx="none"/>
                          </wps:style>
                          <wps:bodyPr/>
                        </wps:wsp>
                        <wps:wsp>
                          <wps:cNvPr id="3005" name="Shape 3005"/>
                          <wps:cNvSpPr/>
                          <wps:spPr>
                            <a:xfrm>
                              <a:off x="1513858" y="3985081"/>
                              <a:ext cx="152555" cy="152720"/>
                            </a:xfrm>
                            <a:custGeom>
                              <a:avLst/>
                              <a:gdLst/>
                              <a:ahLst/>
                              <a:cxnLst/>
                              <a:rect l="0" t="0" r="0" b="0"/>
                              <a:pathLst>
                                <a:path w="152555" h="152720">
                                  <a:moveTo>
                                    <a:pt x="76277" y="0"/>
                                  </a:moveTo>
                                  <a:cubicBezTo>
                                    <a:pt x="118214" y="0"/>
                                    <a:pt x="152555" y="34341"/>
                                    <a:pt x="152555" y="76277"/>
                                  </a:cubicBezTo>
                                  <a:cubicBezTo>
                                    <a:pt x="152555" y="118378"/>
                                    <a:pt x="118214" y="152720"/>
                                    <a:pt x="76277" y="152720"/>
                                  </a:cubicBezTo>
                                  <a:cubicBezTo>
                                    <a:pt x="34341" y="152720"/>
                                    <a:pt x="0" y="118378"/>
                                    <a:pt x="0" y="76277"/>
                                  </a:cubicBezTo>
                                  <a:cubicBezTo>
                                    <a:pt x="0" y="34341"/>
                                    <a:pt x="34341" y="0"/>
                                    <a:pt x="76277" y="0"/>
                                  </a:cubicBezTo>
                                  <a:close/>
                                </a:path>
                              </a:pathLst>
                            </a:custGeom>
                            <a:ln w="11722" cap="rnd">
                              <a:round/>
                            </a:ln>
                          </wps:spPr>
                          <wps:style>
                            <a:lnRef idx="1">
                              <a:srgbClr val="000000"/>
                            </a:lnRef>
                            <a:fillRef idx="1">
                              <a:srgbClr val="000000"/>
                            </a:fillRef>
                            <a:effectRef idx="0">
                              <a:scrgbClr r="0" g="0" b="0"/>
                            </a:effectRef>
                            <a:fontRef idx="none"/>
                          </wps:style>
                          <wps:bodyPr/>
                        </wps:wsp>
                        <wps:wsp>
                          <wps:cNvPr id="3006" name="Shape 3006"/>
                          <wps:cNvSpPr/>
                          <wps:spPr>
                            <a:xfrm>
                              <a:off x="3128396" y="3565389"/>
                              <a:ext cx="152720" cy="152555"/>
                            </a:xfrm>
                            <a:custGeom>
                              <a:avLst/>
                              <a:gdLst/>
                              <a:ahLst/>
                              <a:cxnLst/>
                              <a:rect l="0" t="0" r="0" b="0"/>
                              <a:pathLst>
                                <a:path w="152720" h="152555">
                                  <a:moveTo>
                                    <a:pt x="76443" y="0"/>
                                  </a:moveTo>
                                  <a:cubicBezTo>
                                    <a:pt x="118378" y="0"/>
                                    <a:pt x="152720" y="34342"/>
                                    <a:pt x="152720" y="76278"/>
                                  </a:cubicBezTo>
                                  <a:cubicBezTo>
                                    <a:pt x="152720" y="118214"/>
                                    <a:pt x="118378" y="152555"/>
                                    <a:pt x="76443" y="152555"/>
                                  </a:cubicBezTo>
                                  <a:cubicBezTo>
                                    <a:pt x="34341" y="152555"/>
                                    <a:pt x="0" y="118214"/>
                                    <a:pt x="0" y="76278"/>
                                  </a:cubicBezTo>
                                  <a:cubicBezTo>
                                    <a:pt x="0" y="34342"/>
                                    <a:pt x="34341" y="0"/>
                                    <a:pt x="76443" y="0"/>
                                  </a:cubicBezTo>
                                  <a:close/>
                                </a:path>
                              </a:pathLst>
                            </a:custGeom>
                            <a:ln w="11722" cap="rnd">
                              <a:round/>
                            </a:ln>
                          </wps:spPr>
                          <wps:style>
                            <a:lnRef idx="1">
                              <a:srgbClr val="000000"/>
                            </a:lnRef>
                            <a:fillRef idx="1">
                              <a:srgbClr val="000000"/>
                            </a:fillRef>
                            <a:effectRef idx="0">
                              <a:scrgbClr r="0" g="0" b="0"/>
                            </a:effectRef>
                            <a:fontRef idx="none"/>
                          </wps:style>
                          <wps:bodyPr/>
                        </wps:wsp>
                        <wps:wsp>
                          <wps:cNvPr id="3007" name="Shape 3007"/>
                          <wps:cNvSpPr/>
                          <wps:spPr>
                            <a:xfrm>
                              <a:off x="4743099" y="632343"/>
                              <a:ext cx="152720" cy="152720"/>
                            </a:xfrm>
                            <a:custGeom>
                              <a:avLst/>
                              <a:gdLst/>
                              <a:ahLst/>
                              <a:cxnLst/>
                              <a:rect l="0" t="0" r="0" b="0"/>
                              <a:pathLst>
                                <a:path w="152720" h="152720">
                                  <a:moveTo>
                                    <a:pt x="76277" y="0"/>
                                  </a:moveTo>
                                  <a:cubicBezTo>
                                    <a:pt x="118379" y="0"/>
                                    <a:pt x="152720" y="34341"/>
                                    <a:pt x="152720" y="76277"/>
                                  </a:cubicBezTo>
                                  <a:cubicBezTo>
                                    <a:pt x="152720" y="118379"/>
                                    <a:pt x="118379" y="152720"/>
                                    <a:pt x="76277" y="152720"/>
                                  </a:cubicBezTo>
                                  <a:cubicBezTo>
                                    <a:pt x="34341" y="152720"/>
                                    <a:pt x="0" y="118379"/>
                                    <a:pt x="0" y="76277"/>
                                  </a:cubicBezTo>
                                  <a:cubicBezTo>
                                    <a:pt x="0" y="34341"/>
                                    <a:pt x="34341" y="0"/>
                                    <a:pt x="76277" y="0"/>
                                  </a:cubicBezTo>
                                  <a:close/>
                                </a:path>
                              </a:pathLst>
                            </a:custGeom>
                            <a:ln w="11722" cap="rnd">
                              <a:round/>
                            </a:ln>
                          </wps:spPr>
                          <wps:style>
                            <a:lnRef idx="1">
                              <a:srgbClr val="000000"/>
                            </a:lnRef>
                            <a:fillRef idx="1">
                              <a:srgbClr val="000000"/>
                            </a:fillRef>
                            <a:effectRef idx="0">
                              <a:scrgbClr r="0" g="0" b="0"/>
                            </a:effectRef>
                            <a:fontRef idx="none"/>
                          </wps:style>
                          <wps:bodyPr/>
                        </wps:wsp>
                        <wps:wsp>
                          <wps:cNvPr id="3008" name="Shape 3008"/>
                          <wps:cNvSpPr/>
                          <wps:spPr>
                            <a:xfrm>
                              <a:off x="1267195" y="3112514"/>
                              <a:ext cx="645881" cy="0"/>
                            </a:xfrm>
                            <a:custGeom>
                              <a:avLst/>
                              <a:gdLst/>
                              <a:ahLst/>
                              <a:cxnLst/>
                              <a:rect l="0" t="0" r="0" b="0"/>
                              <a:pathLst>
                                <a:path w="645881">
                                  <a:moveTo>
                                    <a:pt x="0" y="0"/>
                                  </a:moveTo>
                                  <a:lnTo>
                                    <a:pt x="645881" y="0"/>
                                  </a:lnTo>
                                </a:path>
                              </a:pathLst>
                            </a:custGeom>
                            <a:ln w="35167" cap="flat">
                              <a:round/>
                            </a:ln>
                          </wps:spPr>
                          <wps:style>
                            <a:lnRef idx="1">
                              <a:srgbClr val="000000"/>
                            </a:lnRef>
                            <a:fillRef idx="0">
                              <a:srgbClr val="000000">
                                <a:alpha val="0"/>
                              </a:srgbClr>
                            </a:fillRef>
                            <a:effectRef idx="0">
                              <a:scrgbClr r="0" g="0" b="0"/>
                            </a:effectRef>
                            <a:fontRef idx="none"/>
                          </wps:style>
                          <wps:bodyPr/>
                        </wps:wsp>
                        <wps:wsp>
                          <wps:cNvPr id="3009" name="Shape 3009"/>
                          <wps:cNvSpPr/>
                          <wps:spPr>
                            <a:xfrm>
                              <a:off x="1590136" y="3112514"/>
                              <a:ext cx="0" cy="1897854"/>
                            </a:xfrm>
                            <a:custGeom>
                              <a:avLst/>
                              <a:gdLst/>
                              <a:ahLst/>
                              <a:cxnLst/>
                              <a:rect l="0" t="0" r="0" b="0"/>
                              <a:pathLst>
                                <a:path h="1897854">
                                  <a:moveTo>
                                    <a:pt x="0" y="0"/>
                                  </a:moveTo>
                                  <a:lnTo>
                                    <a:pt x="0" y="1897854"/>
                                  </a:lnTo>
                                </a:path>
                              </a:pathLst>
                            </a:custGeom>
                            <a:ln w="35167" cap="flat">
                              <a:round/>
                            </a:ln>
                          </wps:spPr>
                          <wps:style>
                            <a:lnRef idx="1">
                              <a:srgbClr val="000000"/>
                            </a:lnRef>
                            <a:fillRef idx="0">
                              <a:srgbClr val="000000">
                                <a:alpha val="0"/>
                              </a:srgbClr>
                            </a:fillRef>
                            <a:effectRef idx="0">
                              <a:scrgbClr r="0" g="0" b="0"/>
                            </a:effectRef>
                            <a:fontRef idx="none"/>
                          </wps:style>
                          <wps:bodyPr/>
                        </wps:wsp>
                        <wps:wsp>
                          <wps:cNvPr id="3010" name="Shape 3010"/>
                          <wps:cNvSpPr/>
                          <wps:spPr>
                            <a:xfrm>
                              <a:off x="1267195" y="5010367"/>
                              <a:ext cx="645881" cy="0"/>
                            </a:xfrm>
                            <a:custGeom>
                              <a:avLst/>
                              <a:gdLst/>
                              <a:ahLst/>
                              <a:cxnLst/>
                              <a:rect l="0" t="0" r="0" b="0"/>
                              <a:pathLst>
                                <a:path w="645881">
                                  <a:moveTo>
                                    <a:pt x="0" y="0"/>
                                  </a:moveTo>
                                  <a:lnTo>
                                    <a:pt x="645881" y="0"/>
                                  </a:lnTo>
                                </a:path>
                              </a:pathLst>
                            </a:custGeom>
                            <a:ln w="35167" cap="flat">
                              <a:round/>
                            </a:ln>
                          </wps:spPr>
                          <wps:style>
                            <a:lnRef idx="1">
                              <a:srgbClr val="000000"/>
                            </a:lnRef>
                            <a:fillRef idx="0">
                              <a:srgbClr val="000000">
                                <a:alpha val="0"/>
                              </a:srgbClr>
                            </a:fillRef>
                            <a:effectRef idx="0">
                              <a:scrgbClr r="0" g="0" b="0"/>
                            </a:effectRef>
                            <a:fontRef idx="none"/>
                          </wps:style>
                          <wps:bodyPr/>
                        </wps:wsp>
                        <wps:wsp>
                          <wps:cNvPr id="3011" name="Shape 3011"/>
                          <wps:cNvSpPr/>
                          <wps:spPr>
                            <a:xfrm>
                              <a:off x="2881898" y="2712966"/>
                              <a:ext cx="645881" cy="0"/>
                            </a:xfrm>
                            <a:custGeom>
                              <a:avLst/>
                              <a:gdLst/>
                              <a:ahLst/>
                              <a:cxnLst/>
                              <a:rect l="0" t="0" r="0" b="0"/>
                              <a:pathLst>
                                <a:path w="645881">
                                  <a:moveTo>
                                    <a:pt x="0" y="0"/>
                                  </a:moveTo>
                                  <a:lnTo>
                                    <a:pt x="645881" y="0"/>
                                  </a:lnTo>
                                </a:path>
                              </a:pathLst>
                            </a:custGeom>
                            <a:ln w="35167" cap="flat">
                              <a:round/>
                            </a:ln>
                          </wps:spPr>
                          <wps:style>
                            <a:lnRef idx="1">
                              <a:srgbClr val="000000"/>
                            </a:lnRef>
                            <a:fillRef idx="0">
                              <a:srgbClr val="000000">
                                <a:alpha val="0"/>
                              </a:srgbClr>
                            </a:fillRef>
                            <a:effectRef idx="0">
                              <a:scrgbClr r="0" g="0" b="0"/>
                            </a:effectRef>
                            <a:fontRef idx="none"/>
                          </wps:style>
                          <wps:bodyPr/>
                        </wps:wsp>
                        <wps:wsp>
                          <wps:cNvPr id="3012" name="Shape 3012"/>
                          <wps:cNvSpPr/>
                          <wps:spPr>
                            <a:xfrm>
                              <a:off x="3204839" y="2712966"/>
                              <a:ext cx="0" cy="1857404"/>
                            </a:xfrm>
                            <a:custGeom>
                              <a:avLst/>
                              <a:gdLst/>
                              <a:ahLst/>
                              <a:cxnLst/>
                              <a:rect l="0" t="0" r="0" b="0"/>
                              <a:pathLst>
                                <a:path h="1857404">
                                  <a:moveTo>
                                    <a:pt x="0" y="0"/>
                                  </a:moveTo>
                                  <a:lnTo>
                                    <a:pt x="0" y="1857404"/>
                                  </a:lnTo>
                                </a:path>
                              </a:pathLst>
                            </a:custGeom>
                            <a:ln w="35167" cap="flat">
                              <a:round/>
                            </a:ln>
                          </wps:spPr>
                          <wps:style>
                            <a:lnRef idx="1">
                              <a:srgbClr val="000000"/>
                            </a:lnRef>
                            <a:fillRef idx="0">
                              <a:srgbClr val="000000">
                                <a:alpha val="0"/>
                              </a:srgbClr>
                            </a:fillRef>
                            <a:effectRef idx="0">
                              <a:scrgbClr r="0" g="0" b="0"/>
                            </a:effectRef>
                            <a:fontRef idx="none"/>
                          </wps:style>
                          <wps:bodyPr/>
                        </wps:wsp>
                        <wps:wsp>
                          <wps:cNvPr id="3013" name="Shape 3013"/>
                          <wps:cNvSpPr/>
                          <wps:spPr>
                            <a:xfrm>
                              <a:off x="2881898" y="4570369"/>
                              <a:ext cx="645881" cy="0"/>
                            </a:xfrm>
                            <a:custGeom>
                              <a:avLst/>
                              <a:gdLst/>
                              <a:ahLst/>
                              <a:cxnLst/>
                              <a:rect l="0" t="0" r="0" b="0"/>
                              <a:pathLst>
                                <a:path w="645881">
                                  <a:moveTo>
                                    <a:pt x="0" y="0"/>
                                  </a:moveTo>
                                  <a:lnTo>
                                    <a:pt x="645881" y="0"/>
                                  </a:lnTo>
                                </a:path>
                              </a:pathLst>
                            </a:custGeom>
                            <a:ln w="35167" cap="flat">
                              <a:round/>
                            </a:ln>
                          </wps:spPr>
                          <wps:style>
                            <a:lnRef idx="1">
                              <a:srgbClr val="000000"/>
                            </a:lnRef>
                            <a:fillRef idx="0">
                              <a:srgbClr val="000000">
                                <a:alpha val="0"/>
                              </a:srgbClr>
                            </a:fillRef>
                            <a:effectRef idx="0">
                              <a:scrgbClr r="0" g="0" b="0"/>
                            </a:effectRef>
                            <a:fontRef idx="none"/>
                          </wps:style>
                          <wps:bodyPr/>
                        </wps:wsp>
                        <wps:wsp>
                          <wps:cNvPr id="3014" name="Shape 3014"/>
                          <wps:cNvSpPr/>
                          <wps:spPr>
                            <a:xfrm>
                              <a:off x="4496436" y="238573"/>
                              <a:ext cx="645881" cy="0"/>
                            </a:xfrm>
                            <a:custGeom>
                              <a:avLst/>
                              <a:gdLst/>
                              <a:ahLst/>
                              <a:cxnLst/>
                              <a:rect l="0" t="0" r="0" b="0"/>
                              <a:pathLst>
                                <a:path w="645881">
                                  <a:moveTo>
                                    <a:pt x="0" y="0"/>
                                  </a:moveTo>
                                  <a:lnTo>
                                    <a:pt x="645881" y="0"/>
                                  </a:lnTo>
                                </a:path>
                              </a:pathLst>
                            </a:custGeom>
                            <a:ln w="35167" cap="flat">
                              <a:round/>
                            </a:ln>
                          </wps:spPr>
                          <wps:style>
                            <a:lnRef idx="1">
                              <a:srgbClr val="000000"/>
                            </a:lnRef>
                            <a:fillRef idx="0">
                              <a:srgbClr val="000000">
                                <a:alpha val="0"/>
                              </a:srgbClr>
                            </a:fillRef>
                            <a:effectRef idx="0">
                              <a:scrgbClr r="0" g="0" b="0"/>
                            </a:effectRef>
                            <a:fontRef idx="none"/>
                          </wps:style>
                          <wps:bodyPr/>
                        </wps:wsp>
                        <wps:wsp>
                          <wps:cNvPr id="3015" name="Shape 3015"/>
                          <wps:cNvSpPr/>
                          <wps:spPr>
                            <a:xfrm>
                              <a:off x="4819376" y="238573"/>
                              <a:ext cx="0" cy="940259"/>
                            </a:xfrm>
                            <a:custGeom>
                              <a:avLst/>
                              <a:gdLst/>
                              <a:ahLst/>
                              <a:cxnLst/>
                              <a:rect l="0" t="0" r="0" b="0"/>
                              <a:pathLst>
                                <a:path h="940259">
                                  <a:moveTo>
                                    <a:pt x="0" y="0"/>
                                  </a:moveTo>
                                  <a:lnTo>
                                    <a:pt x="0" y="940259"/>
                                  </a:lnTo>
                                </a:path>
                              </a:pathLst>
                            </a:custGeom>
                            <a:ln w="35167" cap="flat">
                              <a:round/>
                            </a:ln>
                          </wps:spPr>
                          <wps:style>
                            <a:lnRef idx="1">
                              <a:srgbClr val="000000"/>
                            </a:lnRef>
                            <a:fillRef idx="0">
                              <a:srgbClr val="000000">
                                <a:alpha val="0"/>
                              </a:srgbClr>
                            </a:fillRef>
                            <a:effectRef idx="0">
                              <a:scrgbClr r="0" g="0" b="0"/>
                            </a:effectRef>
                            <a:fontRef idx="none"/>
                          </wps:style>
                          <wps:bodyPr/>
                        </wps:wsp>
                        <wps:wsp>
                          <wps:cNvPr id="3016" name="Shape 3016"/>
                          <wps:cNvSpPr/>
                          <wps:spPr>
                            <a:xfrm>
                              <a:off x="4496436" y="1178833"/>
                              <a:ext cx="645881" cy="0"/>
                            </a:xfrm>
                            <a:custGeom>
                              <a:avLst/>
                              <a:gdLst/>
                              <a:ahLst/>
                              <a:cxnLst/>
                              <a:rect l="0" t="0" r="0" b="0"/>
                              <a:pathLst>
                                <a:path w="645881">
                                  <a:moveTo>
                                    <a:pt x="0" y="0"/>
                                  </a:moveTo>
                                  <a:lnTo>
                                    <a:pt x="645881" y="0"/>
                                  </a:lnTo>
                                </a:path>
                              </a:pathLst>
                            </a:custGeom>
                            <a:ln w="35167" cap="flat">
                              <a:round/>
                            </a:ln>
                          </wps:spPr>
                          <wps:style>
                            <a:lnRef idx="1">
                              <a:srgbClr val="000000"/>
                            </a:lnRef>
                            <a:fillRef idx="0">
                              <a:srgbClr val="000000">
                                <a:alpha val="0"/>
                              </a:srgbClr>
                            </a:fillRef>
                            <a:effectRef idx="0">
                              <a:scrgbClr r="0" g="0" b="0"/>
                            </a:effectRef>
                            <a:fontRef idx="none"/>
                          </wps:style>
                          <wps:bodyPr/>
                        </wps:wsp>
                        <wps:wsp>
                          <wps:cNvPr id="3017" name="Shape 3017"/>
                          <wps:cNvSpPr/>
                          <wps:spPr>
                            <a:xfrm>
                              <a:off x="621314" y="0"/>
                              <a:ext cx="5166884" cy="5248940"/>
                            </a:xfrm>
                            <a:custGeom>
                              <a:avLst/>
                              <a:gdLst/>
                              <a:ahLst/>
                              <a:cxnLst/>
                              <a:rect l="0" t="0" r="0" b="0"/>
                              <a:pathLst>
                                <a:path w="5166884" h="5248940">
                                  <a:moveTo>
                                    <a:pt x="0" y="5248940"/>
                                  </a:moveTo>
                                  <a:lnTo>
                                    <a:pt x="5166884" y="5248940"/>
                                  </a:lnTo>
                                  <a:lnTo>
                                    <a:pt x="5166884" y="0"/>
                                  </a:lnTo>
                                  <a:lnTo>
                                    <a:pt x="0" y="0"/>
                                  </a:lnTo>
                                  <a:close/>
                                </a:path>
                              </a:pathLst>
                            </a:custGeom>
                            <a:ln w="17666" cap="rnd">
                              <a:round/>
                            </a:ln>
                          </wps:spPr>
                          <wps:style>
                            <a:lnRef idx="1">
                              <a:srgbClr val="333333"/>
                            </a:lnRef>
                            <a:fillRef idx="0">
                              <a:srgbClr val="000000">
                                <a:alpha val="0"/>
                              </a:srgbClr>
                            </a:fillRef>
                            <a:effectRef idx="0">
                              <a:scrgbClr r="0" g="0" b="0"/>
                            </a:effectRef>
                            <a:fontRef idx="none"/>
                          </wps:style>
                          <wps:bodyPr/>
                        </wps:wsp>
                        <wps:wsp>
                          <wps:cNvPr id="3018" name="Rectangle 3018"/>
                          <wps:cNvSpPr/>
                          <wps:spPr>
                            <a:xfrm>
                              <a:off x="287477" y="4365840"/>
                              <a:ext cx="335748" cy="223429"/>
                            </a:xfrm>
                            <a:prstGeom prst="rect">
                              <a:avLst/>
                            </a:prstGeom>
                            <a:ln>
                              <a:noFill/>
                            </a:ln>
                          </wps:spPr>
                          <wps:txbx>
                            <w:txbxContent>
                              <w:p w14:paraId="565BC11A" w14:textId="77777777" w:rsidR="00097897" w:rsidRDefault="003D29FB">
                                <w:pPr>
                                  <w:spacing w:after="160" w:line="259" w:lineRule="auto"/>
                                  <w:ind w:left="0" w:firstLine="0"/>
                                </w:pPr>
                                <w:r>
                                  <w:rPr>
                                    <w:rFonts w:ascii="Arial" w:eastAsia="Arial" w:hAnsi="Arial" w:cs="Arial"/>
                                    <w:color w:val="4D4D4D"/>
                                    <w:sz w:val="29"/>
                                  </w:rPr>
                                  <w:t>0.5</w:t>
                                </w:r>
                              </w:p>
                            </w:txbxContent>
                          </wps:txbx>
                          <wps:bodyPr horzOverflow="overflow" vert="horz" lIns="0" tIns="0" rIns="0" bIns="0" rtlCol="0">
                            <a:noAutofit/>
                          </wps:bodyPr>
                        </wps:wsp>
                        <wps:wsp>
                          <wps:cNvPr id="3019" name="Rectangle 3019"/>
                          <wps:cNvSpPr/>
                          <wps:spPr>
                            <a:xfrm>
                              <a:off x="287477" y="3306872"/>
                              <a:ext cx="335748" cy="223429"/>
                            </a:xfrm>
                            <a:prstGeom prst="rect">
                              <a:avLst/>
                            </a:prstGeom>
                            <a:ln>
                              <a:noFill/>
                            </a:ln>
                          </wps:spPr>
                          <wps:txbx>
                            <w:txbxContent>
                              <w:p w14:paraId="79E30D99" w14:textId="77777777" w:rsidR="00097897" w:rsidRDefault="003D29FB">
                                <w:pPr>
                                  <w:spacing w:after="160" w:line="259" w:lineRule="auto"/>
                                  <w:ind w:left="0" w:firstLine="0"/>
                                </w:pPr>
                                <w:r>
                                  <w:rPr>
                                    <w:rFonts w:ascii="Arial" w:eastAsia="Arial" w:hAnsi="Arial" w:cs="Arial"/>
                                    <w:color w:val="4D4D4D"/>
                                    <w:sz w:val="29"/>
                                  </w:rPr>
                                  <w:t>0.6</w:t>
                                </w:r>
                              </w:p>
                            </w:txbxContent>
                          </wps:txbx>
                          <wps:bodyPr horzOverflow="overflow" vert="horz" lIns="0" tIns="0" rIns="0" bIns="0" rtlCol="0">
                            <a:noAutofit/>
                          </wps:bodyPr>
                        </wps:wsp>
                        <wps:wsp>
                          <wps:cNvPr id="3020" name="Rectangle 3020"/>
                          <wps:cNvSpPr/>
                          <wps:spPr>
                            <a:xfrm>
                              <a:off x="287477" y="2248069"/>
                              <a:ext cx="335748" cy="223429"/>
                            </a:xfrm>
                            <a:prstGeom prst="rect">
                              <a:avLst/>
                            </a:prstGeom>
                            <a:ln>
                              <a:noFill/>
                            </a:ln>
                          </wps:spPr>
                          <wps:txbx>
                            <w:txbxContent>
                              <w:p w14:paraId="52CB8432" w14:textId="77777777" w:rsidR="00097897" w:rsidRDefault="003D29FB">
                                <w:pPr>
                                  <w:spacing w:after="160" w:line="259" w:lineRule="auto"/>
                                  <w:ind w:left="0" w:firstLine="0"/>
                                </w:pPr>
                                <w:r>
                                  <w:rPr>
                                    <w:rFonts w:ascii="Arial" w:eastAsia="Arial" w:hAnsi="Arial" w:cs="Arial"/>
                                    <w:color w:val="4D4D4D"/>
                                    <w:sz w:val="29"/>
                                  </w:rPr>
                                  <w:t>0.7</w:t>
                                </w:r>
                              </w:p>
                            </w:txbxContent>
                          </wps:txbx>
                          <wps:bodyPr horzOverflow="overflow" vert="horz" lIns="0" tIns="0" rIns="0" bIns="0" rtlCol="0">
                            <a:noAutofit/>
                          </wps:bodyPr>
                        </wps:wsp>
                        <wps:wsp>
                          <wps:cNvPr id="3021" name="Rectangle 3021"/>
                          <wps:cNvSpPr/>
                          <wps:spPr>
                            <a:xfrm>
                              <a:off x="287477" y="1189101"/>
                              <a:ext cx="335748" cy="223429"/>
                            </a:xfrm>
                            <a:prstGeom prst="rect">
                              <a:avLst/>
                            </a:prstGeom>
                            <a:ln>
                              <a:noFill/>
                            </a:ln>
                          </wps:spPr>
                          <wps:txbx>
                            <w:txbxContent>
                              <w:p w14:paraId="38AAC6E7" w14:textId="77777777" w:rsidR="00097897" w:rsidRDefault="003D29FB">
                                <w:pPr>
                                  <w:spacing w:after="160" w:line="259" w:lineRule="auto"/>
                                  <w:ind w:left="0" w:firstLine="0"/>
                                </w:pPr>
                                <w:r>
                                  <w:rPr>
                                    <w:rFonts w:ascii="Arial" w:eastAsia="Arial" w:hAnsi="Arial" w:cs="Arial"/>
                                    <w:color w:val="4D4D4D"/>
                                    <w:sz w:val="29"/>
                                  </w:rPr>
                                  <w:t>0.8</w:t>
                                </w:r>
                              </w:p>
                            </w:txbxContent>
                          </wps:txbx>
                          <wps:bodyPr horzOverflow="overflow" vert="horz" lIns="0" tIns="0" rIns="0" bIns="0" rtlCol="0">
                            <a:noAutofit/>
                          </wps:bodyPr>
                        </wps:wsp>
                        <wps:wsp>
                          <wps:cNvPr id="3022" name="Rectangle 3022"/>
                          <wps:cNvSpPr/>
                          <wps:spPr>
                            <a:xfrm>
                              <a:off x="287477" y="130134"/>
                              <a:ext cx="335748" cy="223429"/>
                            </a:xfrm>
                            <a:prstGeom prst="rect">
                              <a:avLst/>
                            </a:prstGeom>
                            <a:ln>
                              <a:noFill/>
                            </a:ln>
                          </wps:spPr>
                          <wps:txbx>
                            <w:txbxContent>
                              <w:p w14:paraId="5072D662" w14:textId="77777777" w:rsidR="00097897" w:rsidRDefault="003D29FB">
                                <w:pPr>
                                  <w:spacing w:after="160" w:line="259" w:lineRule="auto"/>
                                  <w:ind w:left="0" w:firstLine="0"/>
                                </w:pPr>
                                <w:r>
                                  <w:rPr>
                                    <w:rFonts w:ascii="Arial" w:eastAsia="Arial" w:hAnsi="Arial" w:cs="Arial"/>
                                    <w:color w:val="4D4D4D"/>
                                    <w:sz w:val="29"/>
                                  </w:rPr>
                                  <w:t>0.9</w:t>
                                </w:r>
                              </w:p>
                            </w:txbxContent>
                          </wps:txbx>
                          <wps:bodyPr horzOverflow="overflow" vert="horz" lIns="0" tIns="0" rIns="0" bIns="0" rtlCol="0">
                            <a:noAutofit/>
                          </wps:bodyPr>
                        </wps:wsp>
                        <wps:wsp>
                          <wps:cNvPr id="3023" name="Shape 3023"/>
                          <wps:cNvSpPr/>
                          <wps:spPr>
                            <a:xfrm>
                              <a:off x="576076" y="4431023"/>
                              <a:ext cx="45238" cy="0"/>
                            </a:xfrm>
                            <a:custGeom>
                              <a:avLst/>
                              <a:gdLst/>
                              <a:ahLst/>
                              <a:cxnLst/>
                              <a:rect l="0" t="0" r="0" b="0"/>
                              <a:pathLst>
                                <a:path w="45238">
                                  <a:moveTo>
                                    <a:pt x="0" y="0"/>
                                  </a:moveTo>
                                  <a:lnTo>
                                    <a:pt x="45238" y="0"/>
                                  </a:lnTo>
                                </a:path>
                              </a:pathLst>
                            </a:custGeom>
                            <a:ln w="17666" cap="flat">
                              <a:round/>
                            </a:ln>
                          </wps:spPr>
                          <wps:style>
                            <a:lnRef idx="1">
                              <a:srgbClr val="333333"/>
                            </a:lnRef>
                            <a:fillRef idx="0">
                              <a:srgbClr val="000000">
                                <a:alpha val="0"/>
                              </a:srgbClr>
                            </a:fillRef>
                            <a:effectRef idx="0">
                              <a:scrgbClr r="0" g="0" b="0"/>
                            </a:effectRef>
                            <a:fontRef idx="none"/>
                          </wps:style>
                          <wps:bodyPr/>
                        </wps:wsp>
                        <wps:wsp>
                          <wps:cNvPr id="3024" name="Shape 3024"/>
                          <wps:cNvSpPr/>
                          <wps:spPr>
                            <a:xfrm>
                              <a:off x="576076" y="3372055"/>
                              <a:ext cx="45238" cy="0"/>
                            </a:xfrm>
                            <a:custGeom>
                              <a:avLst/>
                              <a:gdLst/>
                              <a:ahLst/>
                              <a:cxnLst/>
                              <a:rect l="0" t="0" r="0" b="0"/>
                              <a:pathLst>
                                <a:path w="45238">
                                  <a:moveTo>
                                    <a:pt x="0" y="0"/>
                                  </a:moveTo>
                                  <a:lnTo>
                                    <a:pt x="45238" y="0"/>
                                  </a:lnTo>
                                </a:path>
                              </a:pathLst>
                            </a:custGeom>
                            <a:ln w="17666" cap="flat">
                              <a:round/>
                            </a:ln>
                          </wps:spPr>
                          <wps:style>
                            <a:lnRef idx="1">
                              <a:srgbClr val="333333"/>
                            </a:lnRef>
                            <a:fillRef idx="0">
                              <a:srgbClr val="000000">
                                <a:alpha val="0"/>
                              </a:srgbClr>
                            </a:fillRef>
                            <a:effectRef idx="0">
                              <a:scrgbClr r="0" g="0" b="0"/>
                            </a:effectRef>
                            <a:fontRef idx="none"/>
                          </wps:style>
                          <wps:bodyPr/>
                        </wps:wsp>
                        <wps:wsp>
                          <wps:cNvPr id="3025" name="Shape 3025"/>
                          <wps:cNvSpPr/>
                          <wps:spPr>
                            <a:xfrm>
                              <a:off x="576076" y="2313252"/>
                              <a:ext cx="45238" cy="0"/>
                            </a:xfrm>
                            <a:custGeom>
                              <a:avLst/>
                              <a:gdLst/>
                              <a:ahLst/>
                              <a:cxnLst/>
                              <a:rect l="0" t="0" r="0" b="0"/>
                              <a:pathLst>
                                <a:path w="45238">
                                  <a:moveTo>
                                    <a:pt x="0" y="0"/>
                                  </a:moveTo>
                                  <a:lnTo>
                                    <a:pt x="45238" y="0"/>
                                  </a:lnTo>
                                </a:path>
                              </a:pathLst>
                            </a:custGeom>
                            <a:ln w="17666" cap="flat">
                              <a:round/>
                            </a:ln>
                          </wps:spPr>
                          <wps:style>
                            <a:lnRef idx="1">
                              <a:srgbClr val="333333"/>
                            </a:lnRef>
                            <a:fillRef idx="0">
                              <a:srgbClr val="000000">
                                <a:alpha val="0"/>
                              </a:srgbClr>
                            </a:fillRef>
                            <a:effectRef idx="0">
                              <a:scrgbClr r="0" g="0" b="0"/>
                            </a:effectRef>
                            <a:fontRef idx="none"/>
                          </wps:style>
                          <wps:bodyPr/>
                        </wps:wsp>
                        <wps:wsp>
                          <wps:cNvPr id="3026" name="Shape 3026"/>
                          <wps:cNvSpPr/>
                          <wps:spPr>
                            <a:xfrm>
                              <a:off x="576076" y="1254285"/>
                              <a:ext cx="45238" cy="0"/>
                            </a:xfrm>
                            <a:custGeom>
                              <a:avLst/>
                              <a:gdLst/>
                              <a:ahLst/>
                              <a:cxnLst/>
                              <a:rect l="0" t="0" r="0" b="0"/>
                              <a:pathLst>
                                <a:path w="45238">
                                  <a:moveTo>
                                    <a:pt x="0" y="0"/>
                                  </a:moveTo>
                                  <a:lnTo>
                                    <a:pt x="45238" y="0"/>
                                  </a:lnTo>
                                </a:path>
                              </a:pathLst>
                            </a:custGeom>
                            <a:ln w="17666" cap="flat">
                              <a:round/>
                            </a:ln>
                          </wps:spPr>
                          <wps:style>
                            <a:lnRef idx="1">
                              <a:srgbClr val="333333"/>
                            </a:lnRef>
                            <a:fillRef idx="0">
                              <a:srgbClr val="000000">
                                <a:alpha val="0"/>
                              </a:srgbClr>
                            </a:fillRef>
                            <a:effectRef idx="0">
                              <a:scrgbClr r="0" g="0" b="0"/>
                            </a:effectRef>
                            <a:fontRef idx="none"/>
                          </wps:style>
                          <wps:bodyPr/>
                        </wps:wsp>
                        <wps:wsp>
                          <wps:cNvPr id="3027" name="Shape 3027"/>
                          <wps:cNvSpPr/>
                          <wps:spPr>
                            <a:xfrm>
                              <a:off x="576076" y="195482"/>
                              <a:ext cx="45238" cy="0"/>
                            </a:xfrm>
                            <a:custGeom>
                              <a:avLst/>
                              <a:gdLst/>
                              <a:ahLst/>
                              <a:cxnLst/>
                              <a:rect l="0" t="0" r="0" b="0"/>
                              <a:pathLst>
                                <a:path w="45238">
                                  <a:moveTo>
                                    <a:pt x="0" y="0"/>
                                  </a:moveTo>
                                  <a:lnTo>
                                    <a:pt x="45238" y="0"/>
                                  </a:lnTo>
                                </a:path>
                              </a:pathLst>
                            </a:custGeom>
                            <a:ln w="17666" cap="flat">
                              <a:round/>
                            </a:ln>
                          </wps:spPr>
                          <wps:style>
                            <a:lnRef idx="1">
                              <a:srgbClr val="333333"/>
                            </a:lnRef>
                            <a:fillRef idx="0">
                              <a:srgbClr val="000000">
                                <a:alpha val="0"/>
                              </a:srgbClr>
                            </a:fillRef>
                            <a:effectRef idx="0">
                              <a:scrgbClr r="0" g="0" b="0"/>
                            </a:effectRef>
                            <a:fontRef idx="none"/>
                          </wps:style>
                          <wps:bodyPr/>
                        </wps:wsp>
                        <wps:wsp>
                          <wps:cNvPr id="3028" name="Shape 3028"/>
                          <wps:cNvSpPr/>
                          <wps:spPr>
                            <a:xfrm>
                              <a:off x="1590136" y="5248940"/>
                              <a:ext cx="0" cy="45238"/>
                            </a:xfrm>
                            <a:custGeom>
                              <a:avLst/>
                              <a:gdLst/>
                              <a:ahLst/>
                              <a:cxnLst/>
                              <a:rect l="0" t="0" r="0" b="0"/>
                              <a:pathLst>
                                <a:path h="45238">
                                  <a:moveTo>
                                    <a:pt x="0" y="45238"/>
                                  </a:moveTo>
                                  <a:lnTo>
                                    <a:pt x="0" y="0"/>
                                  </a:lnTo>
                                </a:path>
                              </a:pathLst>
                            </a:custGeom>
                            <a:ln w="17666" cap="flat">
                              <a:round/>
                            </a:ln>
                          </wps:spPr>
                          <wps:style>
                            <a:lnRef idx="1">
                              <a:srgbClr val="333333"/>
                            </a:lnRef>
                            <a:fillRef idx="0">
                              <a:srgbClr val="000000">
                                <a:alpha val="0"/>
                              </a:srgbClr>
                            </a:fillRef>
                            <a:effectRef idx="0">
                              <a:scrgbClr r="0" g="0" b="0"/>
                            </a:effectRef>
                            <a:fontRef idx="none"/>
                          </wps:style>
                          <wps:bodyPr/>
                        </wps:wsp>
                        <wps:wsp>
                          <wps:cNvPr id="3029" name="Shape 3029"/>
                          <wps:cNvSpPr/>
                          <wps:spPr>
                            <a:xfrm>
                              <a:off x="3204839" y="5248940"/>
                              <a:ext cx="0" cy="45238"/>
                            </a:xfrm>
                            <a:custGeom>
                              <a:avLst/>
                              <a:gdLst/>
                              <a:ahLst/>
                              <a:cxnLst/>
                              <a:rect l="0" t="0" r="0" b="0"/>
                              <a:pathLst>
                                <a:path h="45238">
                                  <a:moveTo>
                                    <a:pt x="0" y="45238"/>
                                  </a:moveTo>
                                  <a:lnTo>
                                    <a:pt x="0" y="0"/>
                                  </a:lnTo>
                                </a:path>
                              </a:pathLst>
                            </a:custGeom>
                            <a:ln w="17666" cap="flat">
                              <a:round/>
                            </a:ln>
                          </wps:spPr>
                          <wps:style>
                            <a:lnRef idx="1">
                              <a:srgbClr val="333333"/>
                            </a:lnRef>
                            <a:fillRef idx="0">
                              <a:srgbClr val="000000">
                                <a:alpha val="0"/>
                              </a:srgbClr>
                            </a:fillRef>
                            <a:effectRef idx="0">
                              <a:scrgbClr r="0" g="0" b="0"/>
                            </a:effectRef>
                            <a:fontRef idx="none"/>
                          </wps:style>
                          <wps:bodyPr/>
                        </wps:wsp>
                        <wps:wsp>
                          <wps:cNvPr id="3030" name="Shape 3030"/>
                          <wps:cNvSpPr/>
                          <wps:spPr>
                            <a:xfrm>
                              <a:off x="4819376" y="5248940"/>
                              <a:ext cx="0" cy="45238"/>
                            </a:xfrm>
                            <a:custGeom>
                              <a:avLst/>
                              <a:gdLst/>
                              <a:ahLst/>
                              <a:cxnLst/>
                              <a:rect l="0" t="0" r="0" b="0"/>
                              <a:pathLst>
                                <a:path h="45238">
                                  <a:moveTo>
                                    <a:pt x="0" y="45238"/>
                                  </a:moveTo>
                                  <a:lnTo>
                                    <a:pt x="0" y="0"/>
                                  </a:lnTo>
                                </a:path>
                              </a:pathLst>
                            </a:custGeom>
                            <a:ln w="17666" cap="flat">
                              <a:round/>
                            </a:ln>
                          </wps:spPr>
                          <wps:style>
                            <a:lnRef idx="1">
                              <a:srgbClr val="333333"/>
                            </a:lnRef>
                            <a:fillRef idx="0">
                              <a:srgbClr val="000000">
                                <a:alpha val="0"/>
                              </a:srgbClr>
                            </a:fillRef>
                            <a:effectRef idx="0">
                              <a:scrgbClr r="0" g="0" b="0"/>
                            </a:effectRef>
                            <a:fontRef idx="none"/>
                          </wps:style>
                          <wps:bodyPr/>
                        </wps:wsp>
                        <wps:wsp>
                          <wps:cNvPr id="3031" name="Rectangle 3031"/>
                          <wps:cNvSpPr/>
                          <wps:spPr>
                            <a:xfrm>
                              <a:off x="1138415" y="5330369"/>
                              <a:ext cx="1201445" cy="223428"/>
                            </a:xfrm>
                            <a:prstGeom prst="rect">
                              <a:avLst/>
                            </a:prstGeom>
                            <a:ln>
                              <a:noFill/>
                            </a:ln>
                          </wps:spPr>
                          <wps:txbx>
                            <w:txbxContent>
                              <w:p w14:paraId="2A094448" w14:textId="77777777" w:rsidR="00097897" w:rsidRDefault="003D29FB">
                                <w:pPr>
                                  <w:spacing w:after="160" w:line="259" w:lineRule="auto"/>
                                  <w:ind w:left="0" w:firstLine="0"/>
                                </w:pPr>
                                <w:r>
                                  <w:rPr>
                                    <w:rFonts w:ascii="Arial" w:eastAsia="Arial" w:hAnsi="Arial" w:cs="Arial"/>
                                    <w:color w:val="4D4D4D"/>
                                    <w:sz w:val="29"/>
                                  </w:rPr>
                                  <w:t>post−sticky</w:t>
                                </w:r>
                              </w:p>
                            </w:txbxContent>
                          </wps:txbx>
                          <wps:bodyPr horzOverflow="overflow" vert="horz" lIns="0" tIns="0" rIns="0" bIns="0" rtlCol="0">
                            <a:noAutofit/>
                          </wps:bodyPr>
                        </wps:wsp>
                        <wps:wsp>
                          <wps:cNvPr id="3032" name="Rectangle 3032"/>
                          <wps:cNvSpPr/>
                          <wps:spPr>
                            <a:xfrm>
                              <a:off x="2647122" y="5330369"/>
                              <a:ext cx="1483569" cy="223428"/>
                            </a:xfrm>
                            <a:prstGeom prst="rect">
                              <a:avLst/>
                            </a:prstGeom>
                            <a:ln>
                              <a:noFill/>
                            </a:ln>
                          </wps:spPr>
                          <wps:txbx>
                            <w:txbxContent>
                              <w:p w14:paraId="050076A8" w14:textId="77777777" w:rsidR="00097897" w:rsidRDefault="003D29FB">
                                <w:pPr>
                                  <w:spacing w:after="160" w:line="259" w:lineRule="auto"/>
                                  <w:ind w:left="0" w:firstLine="0"/>
                                </w:pPr>
                                <w:r>
                                  <w:rPr>
                                    <w:rFonts w:ascii="Arial" w:eastAsia="Arial" w:hAnsi="Arial" w:cs="Arial"/>
                                    <w:color w:val="4D4D4D"/>
                                    <w:sz w:val="29"/>
                                  </w:rPr>
                                  <w:t>artificial grass</w:t>
                                </w:r>
                              </w:p>
                            </w:txbxContent>
                          </wps:txbx>
                          <wps:bodyPr horzOverflow="overflow" vert="horz" lIns="0" tIns="0" rIns="0" bIns="0" rtlCol="0">
                            <a:noAutofit/>
                          </wps:bodyPr>
                        </wps:wsp>
                        <wps:wsp>
                          <wps:cNvPr id="3033" name="Rectangle 3033"/>
                          <wps:cNvSpPr/>
                          <wps:spPr>
                            <a:xfrm>
                              <a:off x="4592360" y="5330369"/>
                              <a:ext cx="603863" cy="223428"/>
                            </a:xfrm>
                            <a:prstGeom prst="rect">
                              <a:avLst/>
                            </a:prstGeom>
                            <a:ln>
                              <a:noFill/>
                            </a:ln>
                          </wps:spPr>
                          <wps:txbx>
                            <w:txbxContent>
                              <w:p w14:paraId="6383CB15" w14:textId="77777777" w:rsidR="00097897" w:rsidRDefault="003D29FB">
                                <w:pPr>
                                  <w:spacing w:after="160" w:line="259" w:lineRule="auto"/>
                                  <w:ind w:left="0" w:firstLine="0"/>
                                </w:pPr>
                                <w:r>
                                  <w:rPr>
                                    <w:rFonts w:ascii="Arial" w:eastAsia="Arial" w:hAnsi="Arial" w:cs="Arial"/>
                                    <w:color w:val="4D4D4D"/>
                                    <w:sz w:val="29"/>
                                  </w:rPr>
                                  <w:t>sticky</w:t>
                                </w:r>
                              </w:p>
                            </w:txbxContent>
                          </wps:txbx>
                          <wps:bodyPr horzOverflow="overflow" vert="horz" lIns="0" tIns="0" rIns="0" bIns="0" rtlCol="0">
                            <a:noAutofit/>
                          </wps:bodyPr>
                        </wps:wsp>
                        <wps:wsp>
                          <wps:cNvPr id="3035" name="Rectangle 3035"/>
                          <wps:cNvSpPr/>
                          <wps:spPr>
                            <a:xfrm rot="-5399999">
                              <a:off x="-2002231" y="1950265"/>
                              <a:ext cx="4288830" cy="284365"/>
                            </a:xfrm>
                            <a:prstGeom prst="rect">
                              <a:avLst/>
                            </a:prstGeom>
                            <a:ln>
                              <a:noFill/>
                            </a:ln>
                          </wps:spPr>
                          <wps:txbx>
                            <w:txbxContent>
                              <w:p w14:paraId="3494CE18" w14:textId="77777777" w:rsidR="00097897" w:rsidRDefault="003D29FB">
                                <w:pPr>
                                  <w:spacing w:after="160" w:line="259" w:lineRule="auto"/>
                                  <w:ind w:left="0" w:firstLine="0"/>
                                </w:pPr>
                                <w:r>
                                  <w:rPr>
                                    <w:rFonts w:ascii="Arial" w:eastAsia="Arial" w:hAnsi="Arial" w:cs="Arial"/>
                                    <w:sz w:val="36"/>
                                  </w:rPr>
                                  <w:t>Proportion of Seeds Recovered</w:t>
                                </w:r>
                              </w:p>
                            </w:txbxContent>
                          </wps:txbx>
                          <wps:bodyPr horzOverflow="overflow" vert="horz" lIns="0" tIns="0" rIns="0" bIns="0" rtlCol="0">
                            <a:noAutofit/>
                          </wps:bodyPr>
                        </wps:wsp>
                      </wpg:wgp>
                    </a:graphicData>
                  </a:graphic>
                </wp:inline>
              </w:drawing>
            </mc:Choice>
            <mc:Fallback>
              <w:pict>
                <v:group w14:anchorId="1CD0E9A9" id="Group 26992" o:spid="_x0000_s1029" style="width:455.75pt;height:432.95pt;mso-position-horizontal-relative:char;mso-position-vertical-relative:line" coordsize="57881,549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">
                  <v:shape id="Shape 2992" o:spid="_x0000_s1030" style="position:absolute;left:6213;top:49605;width:51668;height:0;visibility:visible;mso-wrap-style:square;v-text-anchor:top" coordsize="51668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" path="m,l5166884,e" filled="f" strokecolor="#ebebeb" strokeweight=".24306mm">
                    <v:path arrowok="t" textboxrect="0,0,5166884,0"/>
                  </v:shape>
                  <v:shape id="Shape 2993" o:spid="_x0000_s1031" style="position:absolute;left:6213;top:39015;width:51668;height:0;visibility:visible;mso-wrap-style:square;v-text-anchor:top" coordsize="51668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" path="m,l5166884,e" filled="f" strokecolor="#ebebeb" strokeweight=".24306mm">
                    <v:path arrowok="t" textboxrect="0,0,5166884,0"/>
                  </v:shape>
                  <v:shape id="Shape 2994" o:spid="_x0000_s1032" style="position:absolute;left:6213;top:28425;width:51668;height:0;visibility:visible;mso-wrap-style:square;v-text-anchor:top" coordsize="51668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" path="m,l5166884,e" filled="f" strokecolor="#ebebeb" strokeweight=".24306mm">
                    <v:path arrowok="t" textboxrect="0,0,5166884,0"/>
                  </v:shape>
                  <v:shape id="Shape 2995" o:spid="_x0000_s1033" style="position:absolute;left:6213;top:17837;width:51668;height:0;visibility:visible;mso-wrap-style:square;v-text-anchor:top" coordsize="51668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" path="m,l5166884,e" filled="f" strokecolor="#ebebeb" strokeweight=".24306mm">
                    <v:path arrowok="t" textboxrect="0,0,5166884,0"/>
                  </v:shape>
                  <v:shape id="Shape 2996" o:spid="_x0000_s1034" style="position:absolute;left:6213;top:7248;width:51668;height:0;visibility:visible;mso-wrap-style:square;v-text-anchor:top" coordsize="51668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" path="m,l5166884,e" filled="f" strokecolor="#ebebeb" strokeweight=".24306mm">
                    <v:path arrowok="t" textboxrect="0,0,5166884,0"/>
                  </v:shape>
                  <v:shape id="Shape 2997" o:spid="_x0000_s1035" style="position:absolute;left:6213;top:44310;width:51668;height:0;visibility:visible;mso-wrap-style:square;v-text-anchor:top" coordsize="51668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" path="m,l5166884,e" filled="f" strokecolor="#ebebeb" strokeweight=".49072mm">
                    <v:path arrowok="t" textboxrect="0,0,5166884,0"/>
                  </v:shape>
                  <v:shape id="Shape 2998" o:spid="_x0000_s1036" style="position:absolute;left:6213;top:33720;width:51668;height:0;visibility:visible;mso-wrap-style:square;v-text-anchor:top" coordsize="51668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" path="m,l5166884,e" filled="f" strokecolor="#ebebeb" strokeweight=".49072mm">
                    <v:path arrowok="t" textboxrect="0,0,5166884,0"/>
                  </v:shape>
                  <v:shape id="Shape 2999" o:spid="_x0000_s1037" style="position:absolute;left:6213;top:23132;width:51668;height:0;visibility:visible;mso-wrap-style:square;v-text-anchor:top" coordsize="51668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" path="m,l5166884,e" filled="f" strokecolor="#ebebeb" strokeweight=".49072mm">
                    <v:path arrowok="t" textboxrect="0,0,5166884,0"/>
                  </v:shape>
                  <v:shape id="Shape 3000" o:spid="_x0000_s1038" style="position:absolute;left:6213;top:12542;width:51668;height:0;visibility:visible;mso-wrap-style:square;v-text-anchor:top" coordsize="51668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" path="m,l5166884,e" filled="f" strokecolor="#ebebeb" strokeweight=".49072mm">
                    <v:path arrowok="t" textboxrect="0,0,5166884,0"/>
                  </v:shape>
                  <v:shape id="Shape 3001" o:spid="_x0000_s1039" style="position:absolute;left:6213;top:1954;width:51668;height:0;visibility:visible;mso-wrap-style:square;v-text-anchor:top" coordsize="51668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" path="m,l5166884,e" filled="f" strokecolor="#ebebeb" strokeweight=".49072mm">
                    <v:path arrowok="t" textboxrect="0,0,5166884,0"/>
                  </v:shape>
                  <v:shape id="Shape 3002" o:spid="_x0000_s1040" style="position:absolute;left:15901;width:0;height:52489;visibility:visible;mso-wrap-style:square;v-text-anchor:top" coordsize="0,5248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" path="m,5248940l,e" filled="f" strokecolor="#ebebeb" strokeweight=".49072mm">
                    <v:path arrowok="t" textboxrect="0,0,0,5248940"/>
                  </v:shape>
                  <v:shape id="Shape 3003" o:spid="_x0000_s1041" style="position:absolute;left:32048;width:0;height:52489;visibility:visible;mso-wrap-style:square;v-text-anchor:top" coordsize="0,5248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" path="m,5248940l,e" filled="f" strokecolor="#ebebeb" strokeweight=".49072mm">
                    <v:path arrowok="t" textboxrect="0,0,0,5248940"/>
                  </v:shape>
                  <v:shape id="Shape 3004" o:spid="_x0000_s1042" style="position:absolute;left:48193;width:0;height:52489;visibility:visible;mso-wrap-style:square;v-text-anchor:top" coordsize="0,5248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" path="m,5248940l,e" filled="f" strokecolor="#ebebeb" strokeweight=".49072mm">
                    <v:path arrowok="t" textboxrect="0,0,0,5248940"/>
                  </v:shape>
                  <v:shape id="Shape 3005" o:spid="_x0000_s1043" style="position:absolute;left:15138;top:39850;width:1526;height:1528;visibility:visible;mso-wrap-style:square;v-text-anchor:top" coordsize="152555,15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" path="m76277,v41937,,76278,34341,76278,76277c152555,118378,118214,152720,76277,152720,34341,152720,,118378,,76277,,34341,34341,,76277,xe" fillcolor="black" strokeweight=".32561mm">
                    <v:stroke endcap="round"/>
                    <v:path arrowok="t" textboxrect="0,0,152555,152720"/>
                  </v:shape>
                  <v:shape id="Shape 3006" o:spid="_x0000_s1044" style="position:absolute;left:31283;top:35653;width:1528;height:1526;visibility:visible;mso-wrap-style:square;v-text-anchor:top" coordsize="152720,152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" path="m76443,v41935,,76277,34342,76277,76278c152720,118214,118378,152555,76443,152555,34341,152555,,118214,,76278,,34342,34341,,76443,xe" fillcolor="black" strokeweight=".32561mm">
                    <v:stroke endcap="round"/>
                    <v:path arrowok="t" textboxrect="0,0,152720,152555"/>
                  </v:shape>
                  <v:shape id="Shape 3007" o:spid="_x0000_s1045" style="position:absolute;left:47430;top:6323;width:1528;height:1527;visibility:visible;mso-wrap-style:square;v-text-anchor:top" coordsize="152720,152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" path="m76277,v42102,,76443,34341,76443,76277c152720,118379,118379,152720,76277,152720,34341,152720,,118379,,76277,,34341,34341,,76277,xe" fillcolor="black" strokeweight=".32561mm">
                    <v:stroke endcap="round"/>
                    <v:path arrowok="t" textboxrect="0,0,152720,152720"/>
                  </v:shape>
                  <v:shape id="Shape 3008" o:spid="_x0000_s1046" style="position:absolute;left:12671;top:31125;width:6459;height:0;visibility:visible;mso-wrap-style:square;v-text-anchor:top" coordsize="6458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" path="m,l645881,e" filled="f" strokeweight=".97686mm">
                    <v:path arrowok="t" textboxrect="0,0,645881,0"/>
                  </v:shape>
                  <v:shape id="Shape 3009" o:spid="_x0000_s1047" style="position:absolute;left:15901;top:31125;width:0;height:18978;visibility:visible;mso-wrap-style:square;v-text-anchor:top" coordsize="0,1897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" path="m,l,1897854e" filled="f" strokeweight=".97686mm">
                    <v:path arrowok="t" textboxrect="0,0,0,1897854"/>
                  </v:shape>
                  <v:shape id="Shape 3010" o:spid="_x0000_s1048" style="position:absolute;left:12671;top:50103;width:6459;height:0;visibility:visible;mso-wrap-style:square;v-text-anchor:top" coordsize="6458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" path="m,l645881,e" filled="f" strokeweight=".97686mm">
                    <v:path arrowok="t" textboxrect="0,0,645881,0"/>
                  </v:shape>
                  <v:shape id="Shape 3011" o:spid="_x0000_s1049" style="position:absolute;left:28818;top:27129;width:6459;height:0;visibility:visible;mso-wrap-style:square;v-text-anchor:top" coordsize="6458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" path="m,l645881,e" filled="f" strokeweight=".97686mm">
                    <v:path arrowok="t" textboxrect="0,0,645881,0"/>
                  </v:shape>
                  <v:shape id="Shape 3012" o:spid="_x0000_s1050" style="position:absolute;left:32048;top:27129;width:0;height:18574;visibility:visible;mso-wrap-style:square;v-text-anchor:top" coordsize="0,18574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" path="m,l,1857404e" filled="f" strokeweight=".97686mm">
                    <v:path arrowok="t" textboxrect="0,0,0,1857404"/>
                  </v:shape>
                  <v:shape id="Shape 3013" o:spid="_x0000_s1051" style="position:absolute;left:28818;top:45703;width:6459;height:0;visibility:visible;mso-wrap-style:square;v-text-anchor:top" coordsize="6458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" path="m,l645881,e" filled="f" strokeweight=".97686mm">
                    <v:path arrowok="t" textboxrect="0,0,645881,0"/>
                  </v:shape>
                  <v:shape id="Shape 3014" o:spid="_x0000_s1052" style="position:absolute;left:44964;top:2385;width:6459;height:0;visibility:visible;mso-wrap-style:square;v-text-anchor:top" coordsize="6458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" path="m,l645881,e" filled="f" strokeweight=".97686mm">
                    <v:path arrowok="t" textboxrect="0,0,645881,0"/>
                  </v:shape>
                  <v:shape id="Shape 3015" o:spid="_x0000_s1053" style="position:absolute;left:48193;top:2385;width:0;height:9403;visibility:visible;mso-wrap-style:square;v-text-anchor:top" coordsize="0,9402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" path="m,l,940259e" filled="f" strokeweight=".97686mm">
                    <v:path arrowok="t" textboxrect="0,0,0,940259"/>
                  </v:shape>
                  <v:shape id="Shape 3016" o:spid="_x0000_s1054" style="position:absolute;left:44964;top:11788;width:6459;height:0;visibility:visible;mso-wrap-style:square;v-text-anchor:top" coordsize="6458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" path="m,l645881,e" filled="f" strokeweight=".97686mm">
                    <v:path arrowok="t" textboxrect="0,0,645881,0"/>
                  </v:shape>
                  <v:shape id="Shape 3017" o:spid="_x0000_s1055" style="position:absolute;left:6213;width:51668;height:52489;visibility:visible;mso-wrap-style:square;v-text-anchor:top" coordsize="5166884,5248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" path="m,5248940r5166884,l5166884,,,,,5248940xe" filled="f" strokecolor="#333" strokeweight=".49072mm">
                    <v:stroke endcap="round"/>
                    <v:path arrowok="t" textboxrect="0,0,5166884,5248940"/>
                  </v:shape>
                  <v:rect id="Rectangle 3018" o:spid="_x0000_s1056" style="position:absolute;left:2874;top:43658;width:3358;height:22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" filled="f" stroked="f">
                    <v:textbox inset="0,0,0,0">
                      <w:txbxContent>
                        <w:p w14:paraId="565BC11A" w14:textId="77777777" w:rsidR="00097897" w:rsidRDefault="003D29FB">
                          <w:pPr>
                            <w:spacing w:after="160" w:line="259" w:lineRule="auto"/>
                            <w:ind w:left="0" w:firstLine="0"/>
                          </w:pPr>
                          <w:r>
                            <w:rPr>
                              <w:rFonts w:ascii="Arial" w:eastAsia="Arial" w:hAnsi="Arial" w:cs="Arial"/>
                              <w:color w:val="4D4D4D"/>
                              <w:sz w:val="29"/>
                            </w:rPr>
                            <w:t>0.5</w:t>
                          </w:r>
                        </w:p>
                      </w:txbxContent>
                    </v:textbox>
                  </v:rect>
                  <v:rect id="Rectangle 3019" o:spid="_x0000_s1057" style="position:absolute;left:2874;top:33068;width:3358;height:22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" filled="f" stroked="f">
                    <v:textbox inset="0,0,0,0">
                      <w:txbxContent>
                        <w:p w14:paraId="79E30D99" w14:textId="77777777" w:rsidR="00097897" w:rsidRDefault="003D29FB">
                          <w:pPr>
                            <w:spacing w:after="160" w:line="259" w:lineRule="auto"/>
                            <w:ind w:left="0" w:firstLine="0"/>
                          </w:pPr>
                          <w:r>
                            <w:rPr>
                              <w:rFonts w:ascii="Arial" w:eastAsia="Arial" w:hAnsi="Arial" w:cs="Arial"/>
                              <w:color w:val="4D4D4D"/>
                              <w:sz w:val="29"/>
                            </w:rPr>
                            <w:t>0.6</w:t>
                          </w:r>
                        </w:p>
                      </w:txbxContent>
                    </v:textbox>
                  </v:rect>
                  <v:rect id="Rectangle 3020" o:spid="_x0000_s1058" style="position:absolute;left:2874;top:22480;width:3358;height:22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" filled="f" stroked="f">
                    <v:textbox inset="0,0,0,0">
                      <w:txbxContent>
                        <w:p w14:paraId="52CB8432" w14:textId="77777777" w:rsidR="00097897" w:rsidRDefault="003D29FB">
                          <w:pPr>
                            <w:spacing w:after="160" w:line="259" w:lineRule="auto"/>
                            <w:ind w:left="0" w:firstLine="0"/>
                          </w:pPr>
                          <w:r>
                            <w:rPr>
                              <w:rFonts w:ascii="Arial" w:eastAsia="Arial" w:hAnsi="Arial" w:cs="Arial"/>
                              <w:color w:val="4D4D4D"/>
                              <w:sz w:val="29"/>
                            </w:rPr>
                            <w:t>0.7</w:t>
                          </w:r>
                        </w:p>
                      </w:txbxContent>
                    </v:textbox>
                  </v:rect>
                  <v:rect id="Rectangle 3021" o:spid="_x0000_s1059" style="position:absolute;left:2874;top:11891;width:3358;height:22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" filled="f" stroked="f">
                    <v:textbox inset="0,0,0,0">
                      <w:txbxContent>
                        <w:p w14:paraId="38AAC6E7" w14:textId="77777777" w:rsidR="00097897" w:rsidRDefault="003D29FB">
                          <w:pPr>
                            <w:spacing w:after="160" w:line="259" w:lineRule="auto"/>
                            <w:ind w:left="0" w:firstLine="0"/>
                          </w:pPr>
                          <w:r>
                            <w:rPr>
                              <w:rFonts w:ascii="Arial" w:eastAsia="Arial" w:hAnsi="Arial" w:cs="Arial"/>
                              <w:color w:val="4D4D4D"/>
                              <w:sz w:val="29"/>
                            </w:rPr>
                            <w:t>0.8</w:t>
                          </w:r>
                        </w:p>
                      </w:txbxContent>
                    </v:textbox>
                  </v:rect>
                  <v:rect id="Rectangle 3022" o:spid="_x0000_s1060" style="position:absolute;left:2874;top:1301;width:3358;height:22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" filled="f" stroked="f">
                    <v:textbox inset="0,0,0,0">
                      <w:txbxContent>
                        <w:p w14:paraId="5072D662" w14:textId="77777777" w:rsidR="00097897" w:rsidRDefault="003D29FB">
                          <w:pPr>
                            <w:spacing w:after="160" w:line="259" w:lineRule="auto"/>
                            <w:ind w:left="0" w:firstLine="0"/>
                          </w:pPr>
                          <w:r>
                            <w:rPr>
                              <w:rFonts w:ascii="Arial" w:eastAsia="Arial" w:hAnsi="Arial" w:cs="Arial"/>
                              <w:color w:val="4D4D4D"/>
                              <w:sz w:val="29"/>
                            </w:rPr>
                            <w:t>0.9</w:t>
                          </w:r>
                        </w:p>
                      </w:txbxContent>
                    </v:textbox>
                  </v:rect>
                  <v:shape id="Shape 3023" o:spid="_x0000_s1061" style="position:absolute;left:5760;top:44310;width:453;height:0;visibility:visible;mso-wrap-style:square;v-text-anchor:top" coordsize="452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" path="m,l45238,e" filled="f" strokecolor="#333" strokeweight=".49072mm">
                    <v:path arrowok="t" textboxrect="0,0,45238,0"/>
                  </v:shape>
                  <v:shape id="Shape 3024" o:spid="_x0000_s1062" style="position:absolute;left:5760;top:33720;width:453;height:0;visibility:visible;mso-wrap-style:square;v-text-anchor:top" coordsize="452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" path="m,l45238,e" filled="f" strokecolor="#333" strokeweight=".49072mm">
                    <v:path arrowok="t" textboxrect="0,0,45238,0"/>
                  </v:shape>
                  <v:shape id="Shape 3025" o:spid="_x0000_s1063" style="position:absolute;left:5760;top:23132;width:453;height:0;visibility:visible;mso-wrap-style:square;v-text-anchor:top" coordsize="452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" path="m,l45238,e" filled="f" strokecolor="#333" strokeweight=".49072mm">
                    <v:path arrowok="t" textboxrect="0,0,45238,0"/>
                  </v:shape>
                  <v:shape id="Shape 3026" o:spid="_x0000_s1064" style="position:absolute;left:5760;top:12542;width:453;height:0;visibility:visible;mso-wrap-style:square;v-text-anchor:top" coordsize="452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" path="m,l45238,e" filled="f" strokecolor="#333" strokeweight=".49072mm">
                    <v:path arrowok="t" textboxrect="0,0,45238,0"/>
                  </v:shape>
                  <v:shape id="Shape 3027" o:spid="_x0000_s1065" style="position:absolute;left:5760;top:1954;width:453;height:0;visibility:visible;mso-wrap-style:square;v-text-anchor:top" coordsize="452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" path="m,l45238,e" filled="f" strokecolor="#333" strokeweight=".49072mm">
                    <v:path arrowok="t" textboxrect="0,0,45238,0"/>
                  </v:shape>
                  <v:shape id="Shape 3028" o:spid="_x0000_s1066" style="position:absolute;left:15901;top:52489;width:0;height:452;visibility:visible;mso-wrap-style:square;v-text-anchor:top" coordsize="0,452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" path="m,45238l,e" filled="f" strokecolor="#333" strokeweight=".49072mm">
                    <v:path arrowok="t" textboxrect="0,0,0,45238"/>
                  </v:shape>
                  <v:shape id="Shape 3029" o:spid="_x0000_s1067" style="position:absolute;left:32048;top:52489;width:0;height:452;visibility:visible;mso-wrap-style:square;v-text-anchor:top" coordsize="0,452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" path="m,45238l,e" filled="f" strokecolor="#333" strokeweight=".49072mm">
                    <v:path arrowok="t" textboxrect="0,0,0,45238"/>
                  </v:shape>
                  <v:shape id="Shape 3030" o:spid="_x0000_s1068" style="position:absolute;left:48193;top:52489;width:0;height:452;visibility:visible;mso-wrap-style:square;v-text-anchor:top" coordsize="0,452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" path="m,45238l,e" filled="f" strokecolor="#333" strokeweight=".49072mm">
                    <v:path arrowok="t" textboxrect="0,0,0,45238"/>
                  </v:shape>
                  <v:rect id="Rectangle 3031" o:spid="_x0000_s1069" style="position:absolute;left:11384;top:53303;width:12014;height:22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" filled="f" stroked="f">
                    <v:textbox inset="0,0,0,0">
                      <w:txbxContent>
                        <w:p w14:paraId="2A094448" w14:textId="77777777" w:rsidR="00097897" w:rsidRDefault="003D29FB">
                          <w:pPr>
                            <w:spacing w:after="160" w:line="259" w:lineRule="auto"/>
                            <w:ind w:left="0" w:firstLine="0"/>
                          </w:pPr>
                          <w:r>
                            <w:rPr>
                              <w:rFonts w:ascii="Arial" w:eastAsia="Arial" w:hAnsi="Arial" w:cs="Arial"/>
                              <w:color w:val="4D4D4D"/>
                              <w:sz w:val="29"/>
                            </w:rPr>
                            <w:t>post−sticky</w:t>
                          </w:r>
                        </w:p>
                      </w:txbxContent>
                    </v:textbox>
                  </v:rect>
                  <v:rect id="Rectangle 3032" o:spid="_x0000_s1070" style="position:absolute;left:26471;top:53303;width:14835;height:22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" filled="f" stroked="f">
                    <v:textbox inset="0,0,0,0">
                      <w:txbxContent>
                        <w:p w14:paraId="050076A8" w14:textId="77777777" w:rsidR="00097897" w:rsidRDefault="003D29FB">
                          <w:pPr>
                            <w:spacing w:after="160" w:line="259" w:lineRule="auto"/>
                            <w:ind w:left="0" w:firstLine="0"/>
                          </w:pPr>
                          <w:r>
                            <w:rPr>
                              <w:rFonts w:ascii="Arial" w:eastAsia="Arial" w:hAnsi="Arial" w:cs="Arial"/>
                              <w:color w:val="4D4D4D"/>
                              <w:sz w:val="29"/>
                            </w:rPr>
                            <w:t>artificial grass</w:t>
                          </w:r>
                        </w:p>
                      </w:txbxContent>
                    </v:textbox>
                  </v:rect>
                  <v:rect id="Rectangle 3033" o:spid="_x0000_s1071" style="position:absolute;left:45923;top:53303;width:6039;height:22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" filled="f" stroked="f">
                    <v:textbox inset="0,0,0,0">
                      <w:txbxContent>
                        <w:p w14:paraId="6383CB15" w14:textId="77777777" w:rsidR="00097897" w:rsidRDefault="003D29FB">
                          <w:pPr>
                            <w:spacing w:after="160" w:line="259" w:lineRule="auto"/>
                            <w:ind w:left="0" w:firstLine="0"/>
                          </w:pPr>
                          <w:r>
                            <w:rPr>
                              <w:rFonts w:ascii="Arial" w:eastAsia="Arial" w:hAnsi="Arial" w:cs="Arial"/>
                              <w:color w:val="4D4D4D"/>
                              <w:sz w:val="29"/>
                            </w:rPr>
                            <w:t>sticky</w:t>
                          </w:r>
                        </w:p>
                      </w:txbxContent>
                    </v:textbox>
                  </v:rect>
                  <v:rect id="Rectangle 3035" o:spid="_x0000_s1072" style="position:absolute;left:-20022;top:19503;width:42887;height:2843;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" filled="f" stroked="f">
                    <v:textbox inset="0,0,0,0">
                      <w:txbxContent>
                        <w:p w14:paraId="3494CE18" w14:textId="77777777" w:rsidR="00097897" w:rsidRDefault="003D29FB">
                          <w:pPr>
                            <w:spacing w:after="160" w:line="259" w:lineRule="auto"/>
                            <w:ind w:left="0" w:firstLine="0"/>
                          </w:pPr>
                          <w:r>
                            <w:rPr>
                              <w:rFonts w:ascii="Arial" w:eastAsia="Arial" w:hAnsi="Arial" w:cs="Arial"/>
                              <w:sz w:val="36"/>
                            </w:rPr>
                            <w:t>Proportion of Seeds Recovered</w:t>
                          </w:r>
                        </w:p>
                      </w:txbxContent>
                    </v:textbox>
                  </v:rect>
                  <w10:anchorlock/>
                </v:group>
              </w:pict>
            </mc:Fallback>
          </mc:AlternateContent>
        </w:r>
      </w:del>
    </w:p>
    <w:p w14:paraId="5149D356" w14:textId="7F0443BE" w:rsidR="00097897" w:rsidRPr="00150A35" w:rsidRDefault="0080434F">
      <w:pPr>
        <w:pStyle w:val="Heading1"/>
        <w:spacing w:after="119"/>
        <w:ind w:left="753" w:firstLine="0"/>
        <w:jc w:val="center"/>
        <w:rPr>
          <w:rFonts w:ascii="Times New Roman" w:hAnsi="Times New Roman" w:cs="Times New Roman"/>
        </w:rPr>
      </w:pPr>
      <w:ins w:id="413" w:author="Sullivan, Lauren" w:date="2025-10-24T15:20:00Z" w16du:dateUtc="2025-10-24T19:20:00Z">
        <w:r>
          <w:rPr>
            <w:rFonts w:ascii="Times New Roman" w:eastAsia="Arial" w:hAnsi="Times New Roman" w:cs="Times New Roman"/>
            <w:b w:val="0"/>
            <w:noProof/>
            <w:sz w:val="36"/>
          </w:rPr>
          <w:lastRenderedPageBreak/>
          <w:drawing>
            <wp:inline distT="0" distB="0" distL="0" distR="0" wp14:anchorId="61A7BA6B" wp14:editId="0A8D7E3C">
              <wp:extent cx="4572000" cy="4572000"/>
              <wp:effectExtent l="0" t="0" r="0" b="0"/>
              <wp:docPr id="96404319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3190" name="Picture 964043190"/>
                      <pic:cNvPicPr/>
                    </pic:nvPicPr>
                    <pic:blipFill>
                      <a:blip r:embed="rId13"/>
                      <a:stretch>
                        <a:fillRect/>
                      </a:stretch>
                    </pic:blipFill>
                    <pic:spPr>
                      <a:xfrm>
                        <a:off x="0" y="0"/>
                        <a:ext cx="4572000" cy="4572000"/>
                      </a:xfrm>
                      <a:prstGeom prst="rect">
                        <a:avLst/>
                      </a:prstGeom>
                    </pic:spPr>
                  </pic:pic>
                </a:graphicData>
              </a:graphic>
            </wp:inline>
          </w:drawing>
        </w:r>
      </w:ins>
      <w:del w:id="414" w:author="Sullivan, Lauren" w:date="2025-10-24T15:20:00Z" w16du:dateUtc="2025-10-24T19:20:00Z">
        <w:r w:rsidR="003D29FB" w:rsidRPr="00150A35" w:rsidDel="0080434F">
          <w:rPr>
            <w:rFonts w:ascii="Times New Roman" w:eastAsia="Arial" w:hAnsi="Times New Roman" w:cs="Times New Roman"/>
            <w:b w:val="0"/>
            <w:sz w:val="36"/>
          </w:rPr>
          <w:delText>Trap Type</w:delText>
        </w:r>
      </w:del>
    </w:p>
    <w:p w14:paraId="183D59F8" w14:textId="4993FA3E" w:rsidR="00097897" w:rsidRPr="00150A35" w:rsidRDefault="003D29FB">
      <w:pPr>
        <w:spacing w:line="246" w:lineRule="auto"/>
        <w:ind w:left="-5" w:right="182"/>
        <w:rPr>
          <w:rFonts w:ascii="Times New Roman" w:hAnsi="Times New Roman" w:cs="Times New Roman"/>
        </w:rPr>
      </w:pPr>
      <w:del w:id="415" w:author="Sullivan, Lauren" w:date="2025-10-27T15:44:00Z" w16du:dateUtc="2025-10-27T19:44:00Z">
        <w:r w:rsidRPr="00150A35" w:rsidDel="000E0091">
          <w:rPr>
            <w:rFonts w:ascii="Times New Roman" w:hAnsi="Times New Roman" w:cs="Times New Roman"/>
          </w:rPr>
          <w:delText>Figure 4</w:delText>
        </w:r>
      </w:del>
      <w:ins w:id="416" w:author="Sullivan, Lauren" w:date="2025-10-27T15:44:00Z" w16du:dateUtc="2025-10-27T19:44:00Z">
        <w:r w:rsidR="000E0091">
          <w:rPr>
            <w:rFonts w:ascii="Times New Roman" w:hAnsi="Times New Roman" w:cs="Times New Roman"/>
          </w:rPr>
          <w:t>Figure 5</w:t>
        </w:r>
      </w:ins>
      <w:r w:rsidRPr="00150A35">
        <w:rPr>
          <w:rFonts w:ascii="Times New Roman" w:hAnsi="Times New Roman" w:cs="Times New Roman"/>
        </w:rPr>
        <w:t>: Proportion of seeds recovered with respect to trap type for the traps that had been out in the field for one month in Missouri (i.e. sticky, artificial grass and post-sticky traps). Data are mean model predicted values, and error bars represent standard deviation.</w:t>
      </w:r>
    </w:p>
    <w:sectPr w:rsidR="00097897" w:rsidRPr="00150A35" w:rsidSect="008B6ECC">
      <w:footerReference w:type="even" r:id="rId14"/>
      <w:footerReference w:type="default" r:id="rId15"/>
      <w:footerReference w:type="first" r:id="rId16"/>
      <w:pgSz w:w="12240" w:h="15840"/>
      <w:pgMar w:top="1440" w:right="1255" w:bottom="1991" w:left="1440" w:header="720" w:footer="1394" w:gutter="0"/>
      <w:lnNumType w:countBy="1" w:restart="continuous"/>
      <w:cols w:space="720"/>
      <w:docGrid w:linePitch="326"/>
      <w:sectPrChange w:id="417" w:author="Sullivan, Lauren" w:date="2025-10-27T14:31:00Z" w16du:dateUtc="2025-10-27T18:31:00Z">
        <w:sectPr w:rsidR="00097897" w:rsidRPr="00150A35" w:rsidSect="008B6ECC">
          <w:pgMar w:top="1440" w:right="1255" w:bottom="1991" w:left="1440" w:header="720" w:footer="1394" w:gutter="0"/>
          <w:lnNumType w:countBy="0" w:restart="newPage"/>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08845" w14:textId="77777777" w:rsidR="00944323" w:rsidRDefault="00944323">
      <w:pPr>
        <w:spacing w:after="0" w:line="240" w:lineRule="auto"/>
      </w:pPr>
      <w:r>
        <w:separator/>
      </w:r>
    </w:p>
  </w:endnote>
  <w:endnote w:type="continuationSeparator" w:id="0">
    <w:p w14:paraId="10B9ABB4" w14:textId="77777777" w:rsidR="00944323" w:rsidRDefault="00944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Lora">
    <w:panose1 w:val="00000000000000000000"/>
    <w:charset w:val="4D"/>
    <w:family w:val="auto"/>
    <w:pitch w:val="variable"/>
    <w:sig w:usb0="A00002FF" w:usb1="5000204B" w:usb2="00000000" w:usb3="00000000" w:csb0="00000097"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C6B9" w14:textId="77777777" w:rsidR="00097897" w:rsidRDefault="003D29FB">
    <w:pPr>
      <w:spacing w:after="0" w:line="259" w:lineRule="auto"/>
      <w:ind w:left="0" w:right="185"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A67D" w14:textId="77777777" w:rsidR="00097897" w:rsidRDefault="003D29FB">
    <w:pPr>
      <w:spacing w:after="0" w:line="259" w:lineRule="auto"/>
      <w:ind w:left="0" w:right="185"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ADCB4" w14:textId="77777777" w:rsidR="00097897" w:rsidRDefault="003D29FB">
    <w:pPr>
      <w:spacing w:after="0" w:line="259" w:lineRule="auto"/>
      <w:ind w:left="0" w:right="18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CEAA6" w14:textId="77777777" w:rsidR="00944323" w:rsidRDefault="00944323">
      <w:pPr>
        <w:spacing w:after="0" w:line="240" w:lineRule="auto"/>
      </w:pPr>
      <w:r>
        <w:separator/>
      </w:r>
    </w:p>
  </w:footnote>
  <w:footnote w:type="continuationSeparator" w:id="0">
    <w:p w14:paraId="5EFEEFA2" w14:textId="77777777" w:rsidR="00944323" w:rsidRDefault="0094432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llivan, Lauren">
    <w15:presenceInfo w15:providerId="AD" w15:userId="S::llsull@msu.edu::879c446a-ad86-4b6b-9674-dd84df50fd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897"/>
    <w:rsid w:val="00042D55"/>
    <w:rsid w:val="00097897"/>
    <w:rsid w:val="000E0091"/>
    <w:rsid w:val="000F6F8A"/>
    <w:rsid w:val="00106CC9"/>
    <w:rsid w:val="001274E8"/>
    <w:rsid w:val="00137543"/>
    <w:rsid w:val="00150A35"/>
    <w:rsid w:val="0017637A"/>
    <w:rsid w:val="001C3FE1"/>
    <w:rsid w:val="001F5EEF"/>
    <w:rsid w:val="00234AC2"/>
    <w:rsid w:val="002A7716"/>
    <w:rsid w:val="003010EF"/>
    <w:rsid w:val="003665C2"/>
    <w:rsid w:val="00375537"/>
    <w:rsid w:val="003D1773"/>
    <w:rsid w:val="003D29FB"/>
    <w:rsid w:val="00410789"/>
    <w:rsid w:val="00422000"/>
    <w:rsid w:val="004655DC"/>
    <w:rsid w:val="00504281"/>
    <w:rsid w:val="00514DB6"/>
    <w:rsid w:val="00560947"/>
    <w:rsid w:val="0058330E"/>
    <w:rsid w:val="005978A1"/>
    <w:rsid w:val="005D641D"/>
    <w:rsid w:val="005F0E97"/>
    <w:rsid w:val="006672CB"/>
    <w:rsid w:val="006F1C86"/>
    <w:rsid w:val="007115A0"/>
    <w:rsid w:val="00784F4F"/>
    <w:rsid w:val="0080434F"/>
    <w:rsid w:val="00811C65"/>
    <w:rsid w:val="00896B50"/>
    <w:rsid w:val="008B6ECC"/>
    <w:rsid w:val="008D40B8"/>
    <w:rsid w:val="0091487D"/>
    <w:rsid w:val="00944323"/>
    <w:rsid w:val="00953205"/>
    <w:rsid w:val="00994A24"/>
    <w:rsid w:val="009F4B74"/>
    <w:rsid w:val="00A3705B"/>
    <w:rsid w:val="00A93709"/>
    <w:rsid w:val="00AB6903"/>
    <w:rsid w:val="00AC4538"/>
    <w:rsid w:val="00B46A66"/>
    <w:rsid w:val="00B71441"/>
    <w:rsid w:val="00CF28F0"/>
    <w:rsid w:val="00D225B5"/>
    <w:rsid w:val="00D2300D"/>
    <w:rsid w:val="00EC6E72"/>
    <w:rsid w:val="00EE7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20DE5B"/>
  <w15:docId w15:val="{775BCC20-8044-DE46-827E-4598D546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420"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276" w:line="259" w:lineRule="auto"/>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69"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2A7716"/>
    <w:pPr>
      <w:spacing w:after="0" w:line="240" w:lineRule="auto"/>
    </w:pPr>
    <w:rPr>
      <w:rFonts w:ascii="Cambria" w:eastAsia="Cambria" w:hAnsi="Cambria" w:cs="Cambria"/>
      <w:color w:val="000000"/>
    </w:rPr>
  </w:style>
  <w:style w:type="paragraph" w:styleId="Bibliography">
    <w:name w:val="Bibliography"/>
    <w:basedOn w:val="Normal"/>
    <w:next w:val="Normal"/>
    <w:uiPriority w:val="37"/>
    <w:unhideWhenUsed/>
    <w:rsid w:val="00410789"/>
    <w:pPr>
      <w:spacing w:after="240" w:line="240" w:lineRule="auto"/>
      <w:ind w:left="720" w:hanging="720"/>
    </w:pPr>
  </w:style>
  <w:style w:type="character" w:styleId="CommentReference">
    <w:name w:val="annotation reference"/>
    <w:basedOn w:val="DefaultParagraphFont"/>
    <w:uiPriority w:val="99"/>
    <w:semiHidden/>
    <w:unhideWhenUsed/>
    <w:rsid w:val="00994A24"/>
    <w:rPr>
      <w:sz w:val="16"/>
      <w:szCs w:val="16"/>
    </w:rPr>
  </w:style>
  <w:style w:type="paragraph" w:styleId="CommentText">
    <w:name w:val="annotation text"/>
    <w:basedOn w:val="Normal"/>
    <w:link w:val="CommentTextChar"/>
    <w:uiPriority w:val="99"/>
    <w:semiHidden/>
    <w:unhideWhenUsed/>
    <w:rsid w:val="00994A24"/>
    <w:pPr>
      <w:spacing w:line="240" w:lineRule="auto"/>
    </w:pPr>
    <w:rPr>
      <w:sz w:val="20"/>
      <w:szCs w:val="20"/>
    </w:rPr>
  </w:style>
  <w:style w:type="character" w:customStyle="1" w:styleId="CommentTextChar">
    <w:name w:val="Comment Text Char"/>
    <w:basedOn w:val="DefaultParagraphFont"/>
    <w:link w:val="CommentText"/>
    <w:uiPriority w:val="99"/>
    <w:semiHidden/>
    <w:rsid w:val="00994A24"/>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994A24"/>
    <w:rPr>
      <w:b/>
      <w:bCs/>
    </w:rPr>
  </w:style>
  <w:style w:type="character" w:customStyle="1" w:styleId="CommentSubjectChar">
    <w:name w:val="Comment Subject Char"/>
    <w:basedOn w:val="CommentTextChar"/>
    <w:link w:val="CommentSubject"/>
    <w:uiPriority w:val="99"/>
    <w:semiHidden/>
    <w:rsid w:val="00994A24"/>
    <w:rPr>
      <w:rFonts w:ascii="Cambria" w:eastAsia="Cambria" w:hAnsi="Cambria" w:cs="Cambria"/>
      <w:b/>
      <w:bCs/>
      <w:color w:val="000000"/>
      <w:sz w:val="20"/>
      <w:szCs w:val="20"/>
    </w:rPr>
  </w:style>
  <w:style w:type="character" w:styleId="LineNumber">
    <w:name w:val="line number"/>
    <w:basedOn w:val="DefaultParagraphFont"/>
    <w:uiPriority w:val="99"/>
    <w:semiHidden/>
    <w:unhideWhenUsed/>
    <w:rsid w:val="008B6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F1DA2-9BFA-2F4E-B272-B85BB50A2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28</Pages>
  <Words>29340</Words>
  <Characters>167243</Characters>
  <Application>Microsoft Office Word</Application>
  <DocSecurity>0</DocSecurity>
  <Lines>1393</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Sullivan, Lauren</dc:creator>
  <cp:keywords/>
  <cp:lastModifiedBy>Sullivan, Lauren</cp:lastModifiedBy>
  <cp:revision>6</cp:revision>
  <dcterms:created xsi:type="dcterms:W3CDTF">2025-10-27T18:51:00Z</dcterms:created>
  <dcterms:modified xsi:type="dcterms:W3CDTF">2025-10-27T20:06:00Z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id="7FbLVsg2"/&gt;&lt;style id="http://www.zotero.org/styles/applications-in-plant-sciences" hasBibliography="1" bibliographyStyleHasBeenSet="1"/&gt;&lt;prefs&gt;&lt;pref name="fieldType" value="Field"/&gt;&lt;/prefs&gt;&lt;/data</vt:lpwstr>
  </property>
  <property fmtid="{D5CDD505-2E9C-101B-9397-08002B2CF9AE}" pid="3" name="ZOTERO_PREF_2">
    <vt:lpwstr>&gt;</vt:lpwstr>
  </property>
</Properties>
</file>